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32090C" w14:textId="0D8D8331" w:rsidR="003701DA" w:rsidRPr="00CB7A55" w:rsidRDefault="003701DA">
      <w:pPr>
        <w:pStyle w:val="Heading1"/>
        <w:divId w:val="1808039875"/>
        <w:rPr>
          <w:rFonts w:eastAsia="Times New Roman"/>
          <w:color w:val="auto"/>
        </w:rPr>
      </w:pPr>
      <w:r w:rsidRPr="00CB7A55">
        <w:rPr>
          <w:rFonts w:eastAsia="Times New Roman"/>
          <w:color w:val="auto"/>
        </w:rPr>
        <w:t xml:space="preserve">Help Validate </w:t>
      </w:r>
      <w:r w:rsidR="00281A59">
        <w:rPr>
          <w:rFonts w:eastAsia="Times New Roman"/>
          <w:color w:val="auto"/>
        </w:rPr>
        <w:t>Timed Acupressure</w:t>
      </w:r>
      <w:r w:rsidRPr="00CB7A55">
        <w:rPr>
          <w:rFonts w:eastAsia="Times New Roman"/>
          <w:color w:val="auto"/>
        </w:rPr>
        <w:t xml:space="preserve"> for Jet Lag </w:t>
      </w:r>
    </w:p>
    <w:p w14:paraId="54F2B4F8" w14:textId="6D053C3E" w:rsidR="00FC5C97" w:rsidRPr="00953615" w:rsidRDefault="00556FE1" w:rsidP="00953615">
      <w:pPr>
        <w:pStyle w:val="paragraph"/>
        <w:jc w:val="center"/>
        <w:divId w:val="1808039875"/>
      </w:pPr>
      <w:r w:rsidRPr="00953615">
        <w:t xml:space="preserve">© 2026 </w:t>
      </w:r>
      <w:r w:rsidR="009F1FC7" w:rsidRPr="00953615">
        <w:rPr>
          <w:rStyle w:val="Strong"/>
          <w:b w:val="0"/>
          <w:bCs w:val="0"/>
        </w:rPr>
        <w:t xml:space="preserve">Steven Schram PhD, DC, </w:t>
      </w:r>
      <w:proofErr w:type="spellStart"/>
      <w:r w:rsidR="009F1FC7" w:rsidRPr="00953615">
        <w:rPr>
          <w:rStyle w:val="Strong"/>
          <w:b w:val="0"/>
          <w:bCs w:val="0"/>
        </w:rPr>
        <w:t>LAc</w:t>
      </w:r>
      <w:proofErr w:type="spellEnd"/>
    </w:p>
    <w:p w14:paraId="1B2BB510" w14:textId="77777777" w:rsidR="00FC5C97" w:rsidRPr="002472C7" w:rsidRDefault="009F1FC7">
      <w:pPr>
        <w:pStyle w:val="Heading2"/>
        <w:divId w:val="1808039875"/>
        <w:rPr>
          <w:rFonts w:eastAsia="Times New Roman"/>
          <w:color w:val="auto"/>
        </w:rPr>
      </w:pPr>
      <w:r w:rsidRPr="002472C7">
        <w:rPr>
          <w:rFonts w:eastAsia="Times New Roman"/>
          <w:color w:val="auto"/>
        </w:rPr>
        <w:t>Introduction</w:t>
      </w:r>
    </w:p>
    <w:p w14:paraId="4E6975E9" w14:textId="414DCA68" w:rsidR="006F4972" w:rsidRDefault="001624F1" w:rsidP="002472C7">
      <w:pPr>
        <w:divId w:val="1808039875"/>
      </w:pPr>
      <w:r w:rsidRPr="002472C7">
        <w:t>J</w:t>
      </w:r>
      <w:r w:rsidR="009F1FC7" w:rsidRPr="002472C7">
        <w:t xml:space="preserve">et lag </w:t>
      </w:r>
      <w:del w:id="0" w:author="Steve" w:date="2026-06-15T16:34:00Z">
        <w:r w:rsidRPr="002472C7" w:rsidDel="004567C9">
          <w:delText xml:space="preserve">is </w:delText>
        </w:r>
        <w:r w:rsidR="009F1FC7" w:rsidRPr="002472C7" w:rsidDel="004567C9">
          <w:delText xml:space="preserve">a </w:delText>
        </w:r>
        <w:r w:rsidR="00D215CF" w:rsidDel="004567C9">
          <w:delText>problem for</w:delText>
        </w:r>
      </w:del>
      <w:ins w:id="1" w:author="Steve" w:date="2026-06-15T16:34:00Z">
        <w:r w:rsidR="004567C9">
          <w:t>affects</w:t>
        </w:r>
      </w:ins>
      <w:r w:rsidR="00D215CF">
        <w:t xml:space="preserve"> many international travelers.</w:t>
      </w:r>
      <w:r w:rsidR="00553AD1">
        <w:t xml:space="preserve"> </w:t>
      </w:r>
      <w:ins w:id="2" w:author="Steve" w:date="2026-06-15T16:35:00Z">
        <w:r w:rsidR="004567C9">
          <w:t xml:space="preserve">Common strategies such as </w:t>
        </w:r>
      </w:ins>
      <w:del w:id="3" w:author="Steve" w:date="2026-06-15T16:35:00Z">
        <w:r w:rsidR="003D5D60" w:rsidDel="004567C9">
          <w:delText>Traditional i</w:delText>
        </w:r>
        <w:r w:rsidR="009F1FC7" w:rsidRPr="002472C7" w:rsidDel="004567C9">
          <w:delText xml:space="preserve">nterventions </w:delText>
        </w:r>
        <w:r w:rsidR="006C31E6" w:rsidDel="004567C9">
          <w:delText xml:space="preserve">like </w:delText>
        </w:r>
      </w:del>
      <w:r w:rsidR="006C31E6">
        <w:t>sunrise</w:t>
      </w:r>
      <w:r w:rsidR="009F1FC7" w:rsidRPr="002472C7">
        <w:t xml:space="preserve"> </w:t>
      </w:r>
      <w:del w:id="4" w:author="Steven Schram" w:date="2026-06-15T18:06:00Z">
        <w:r w:rsidR="00553AD1" w:rsidDel="002A23FF">
          <w:delText>viewing</w:delText>
        </w:r>
      </w:del>
      <w:ins w:id="5" w:author="Steven Schram" w:date="2026-06-15T18:06:00Z">
        <w:r w:rsidR="002A23FF">
          <w:t>timing</w:t>
        </w:r>
      </w:ins>
      <w:r w:rsidR="009F1FC7" w:rsidRPr="002472C7">
        <w:t xml:space="preserve">, </w:t>
      </w:r>
      <w:del w:id="6" w:author="Steven Schram" w:date="2026-06-15T18:06:00Z">
        <w:r w:rsidR="00553AD1" w:rsidDel="002A23FF">
          <w:delText xml:space="preserve">strategic </w:delText>
        </w:r>
      </w:del>
      <w:r w:rsidR="009F1FC7" w:rsidRPr="002472C7">
        <w:t>melatonin</w:t>
      </w:r>
      <w:del w:id="7" w:author="Steven Schram" w:date="2026-06-15T18:06:00Z">
        <w:r w:rsidR="00553AD1" w:rsidDel="002A23FF">
          <w:delText xml:space="preserve"> use</w:delText>
        </w:r>
      </w:del>
      <w:r w:rsidR="009F1FC7" w:rsidRPr="002472C7">
        <w:t>, sleep</w:t>
      </w:r>
      <w:r w:rsidR="00553AD1">
        <w:t xml:space="preserve"> </w:t>
      </w:r>
      <w:del w:id="8" w:author="Steven Schram" w:date="2026-06-15T18:06:00Z">
        <w:r w:rsidR="00553AD1" w:rsidDel="002A23FF">
          <w:delText>strategy</w:delText>
        </w:r>
        <w:r w:rsidR="009F1FC7" w:rsidRPr="002472C7" w:rsidDel="002A23FF">
          <w:delText xml:space="preserve"> </w:delText>
        </w:r>
      </w:del>
      <w:ins w:id="9" w:author="Steven Schram" w:date="2026-06-15T18:06:00Z">
        <w:r w:rsidR="002A23FF">
          <w:t>shifts</w:t>
        </w:r>
      </w:ins>
      <w:ins w:id="10" w:author="Steven Schram" w:date="2026-06-15T18:42:00Z">
        <w:r w:rsidR="00372781">
          <w:t>,</w:t>
        </w:r>
      </w:ins>
      <w:ins w:id="11" w:author="Steven Schram" w:date="2026-06-15T18:06:00Z">
        <w:r w:rsidR="002A23FF" w:rsidRPr="002472C7">
          <w:t xml:space="preserve"> </w:t>
        </w:r>
      </w:ins>
      <w:r w:rsidR="009F1FC7" w:rsidRPr="002472C7">
        <w:t xml:space="preserve">and meal </w:t>
      </w:r>
      <w:ins w:id="12" w:author="Steven Schram" w:date="2026-06-15T18:06:00Z">
        <w:r w:rsidR="002A23FF">
          <w:t>timing</w:t>
        </w:r>
      </w:ins>
      <w:del w:id="13" w:author="Steven Schram" w:date="2026-06-15T18:06:00Z">
        <w:r w:rsidR="009F1FC7" w:rsidRPr="002472C7" w:rsidDel="002A23FF">
          <w:delText>scheduling</w:delText>
        </w:r>
      </w:del>
      <w:r w:rsidR="009F1FC7" w:rsidRPr="002472C7">
        <w:t xml:space="preserve"> </w:t>
      </w:r>
      <w:ins w:id="14" w:author="Steve" w:date="2026-06-15T16:35:00Z">
        <w:r w:rsidR="004567C9">
          <w:t>help some people but not all</w:t>
        </w:r>
      </w:ins>
      <w:del w:id="15" w:author="Steve" w:date="2026-06-15T16:35:00Z">
        <w:r w:rsidR="009F1FC7" w:rsidRPr="002472C7" w:rsidDel="004567C9">
          <w:delText>show variable efficacy</w:delText>
        </w:r>
      </w:del>
      <w:r w:rsidR="00BF7083">
        <w:t>.</w:t>
      </w:r>
      <w:r w:rsidR="009F1FC7" w:rsidRPr="002472C7">
        <w:rPr>
          <w:vertAlign w:val="superscript"/>
        </w:rPr>
        <w:t>1</w:t>
      </w:r>
      <w:r w:rsidR="003D5D60">
        <w:rPr>
          <w:vertAlign w:val="superscript"/>
        </w:rPr>
        <w:t xml:space="preserve"> </w:t>
      </w:r>
      <w:del w:id="16" w:author="Steve" w:date="2026-06-15T16:36:00Z">
        <w:r w:rsidR="003D5D60" w:rsidDel="004567C9">
          <w:delText xml:space="preserve">But </w:delText>
        </w:r>
      </w:del>
      <w:ins w:id="17" w:author="Steve" w:date="2026-06-15T16:36:00Z">
        <w:r w:rsidR="004567C9">
          <w:t>A</w:t>
        </w:r>
      </w:ins>
      <w:del w:id="18" w:author="Steve" w:date="2026-06-15T16:36:00Z">
        <w:r w:rsidR="003D5D60" w:rsidDel="004567C9">
          <w:delText>a</w:delText>
        </w:r>
      </w:del>
      <w:r w:rsidR="003D5D60">
        <w:t>cupuncturists</w:t>
      </w:r>
      <w:ins w:id="19" w:author="Steve" w:date="2026-06-15T16:36:00Z">
        <w:r w:rsidR="004567C9">
          <w:t xml:space="preserve"> have long</w:t>
        </w:r>
      </w:ins>
      <w:r w:rsidR="003D5D60">
        <w:t xml:space="preserve"> </w:t>
      </w:r>
      <w:r w:rsidR="006F4972">
        <w:t>propose</w:t>
      </w:r>
      <w:ins w:id="20" w:author="Steve" w:date="2026-06-15T16:36:00Z">
        <w:r w:rsidR="004567C9">
          <w:t>d</w:t>
        </w:r>
      </w:ins>
      <w:r w:rsidR="003D5D60">
        <w:t xml:space="preserve"> a</w:t>
      </w:r>
      <w:ins w:id="21" w:author="Steven Schram" w:date="2026-06-15T18:07:00Z">
        <w:r w:rsidR="002A23FF">
          <w:t>nother</w:t>
        </w:r>
      </w:ins>
      <w:r w:rsidR="003D5D60">
        <w:t xml:space="preserve"> </w:t>
      </w:r>
      <w:del w:id="22" w:author="Steven Schram" w:date="2026-06-15T18:07:00Z">
        <w:r w:rsidR="003D5D60" w:rsidDel="002A23FF">
          <w:delText xml:space="preserve">different </w:delText>
        </w:r>
      </w:del>
      <w:r w:rsidR="003D5D60">
        <w:t xml:space="preserve">approach. </w:t>
      </w:r>
    </w:p>
    <w:p w14:paraId="491B9F17" w14:textId="77777777" w:rsidR="006F4972" w:rsidRDefault="006F4972" w:rsidP="002472C7">
      <w:pPr>
        <w:divId w:val="1808039875"/>
      </w:pPr>
    </w:p>
    <w:p w14:paraId="6F688BEF" w14:textId="77AF1A5B" w:rsidR="003D5D60" w:rsidRDefault="000F39C9" w:rsidP="002472C7">
      <w:pPr>
        <w:divId w:val="1808039875"/>
      </w:pPr>
      <w:r>
        <w:t>Nearly 50 years ago</w:t>
      </w:r>
      <w:r w:rsidR="003D5D60">
        <w:t>, Khoe</w:t>
      </w:r>
      <w:r w:rsidR="009B1DDC">
        <w:rPr>
          <w:vertAlign w:val="superscript"/>
        </w:rPr>
        <w:t>2</w:t>
      </w:r>
      <w:r w:rsidR="003D5D60">
        <w:t xml:space="preserve"> and then Amaro</w:t>
      </w:r>
      <w:r>
        <w:t xml:space="preserve"> in 2001</w:t>
      </w:r>
      <w:r w:rsidR="00EC10CE">
        <w:rPr>
          <w:vertAlign w:val="superscript"/>
        </w:rPr>
        <w:t>3</w:t>
      </w:r>
      <w:r w:rsidR="003D5D60">
        <w:t xml:space="preserve"> </w:t>
      </w:r>
      <w:del w:id="23" w:author="Steve" w:date="2026-06-15T16:36:00Z">
        <w:r w:rsidR="003D5D60" w:rsidDel="004567C9">
          <w:delText xml:space="preserve">postulated </w:delText>
        </w:r>
      </w:del>
      <w:ins w:id="24" w:author="Steve" w:date="2026-06-15T16:36:00Z">
        <w:r w:rsidR="004567C9">
          <w:t xml:space="preserve">suggested </w:t>
        </w:r>
      </w:ins>
      <w:r w:rsidR="003D5D60">
        <w:t xml:space="preserve">that stimulating horary points based on destination time </w:t>
      </w:r>
      <w:del w:id="25" w:author="Steve" w:date="2026-06-15T16:36:00Z">
        <w:r w:rsidR="003D5D60" w:rsidDel="004567C9">
          <w:delText xml:space="preserve">zones </w:delText>
        </w:r>
      </w:del>
      <w:r w:rsidR="003D5D60">
        <w:t xml:space="preserve">during travel </w:t>
      </w:r>
      <w:del w:id="26" w:author="Steve" w:date="2026-06-15T16:36:00Z">
        <w:r w:rsidR="003D5D60" w:rsidDel="004567C9">
          <w:delText xml:space="preserve">could </w:delText>
        </w:r>
      </w:del>
      <w:ins w:id="27" w:author="Steve" w:date="2026-06-15T16:36:00Z">
        <w:r w:rsidR="004567C9">
          <w:t xml:space="preserve">might </w:t>
        </w:r>
      </w:ins>
      <w:r w:rsidR="003D5D60">
        <w:t xml:space="preserve">help </w:t>
      </w:r>
      <w:ins w:id="28" w:author="Steve" w:date="2026-06-15T16:37:00Z">
        <w:r w:rsidR="004567C9">
          <w:t xml:space="preserve">the body adjust </w:t>
        </w:r>
      </w:ins>
      <w:del w:id="29" w:author="Steve" w:date="2026-06-15T16:37:00Z">
        <w:r w:rsidR="003D5D60" w:rsidDel="004567C9">
          <w:delText>pre-synchronize organ systems to the destination time zone, targeting jet lag's circadian misalignment</w:delText>
        </w:r>
      </w:del>
      <w:ins w:id="30" w:author="Steve" w:date="2026-06-15T16:37:00Z">
        <w:r w:rsidR="004567C9">
          <w:t>before arrival</w:t>
        </w:r>
      </w:ins>
      <w:r w:rsidR="003D5D60">
        <w:t xml:space="preserve">. </w:t>
      </w:r>
      <w:ins w:id="31" w:author="Steven Schram" w:date="2026-06-15T18:12:00Z">
        <w:r w:rsidR="002A23FF">
          <w:t>This targets jet lag's circadian misalignment.</w:t>
        </w:r>
        <w:r w:rsidR="002A23FF">
          <w:t xml:space="preserve"> </w:t>
        </w:r>
      </w:ins>
      <w:ins w:id="32" w:author="Steve" w:date="2026-06-15T16:38:00Z">
        <w:r w:rsidR="004567C9">
          <w:t>Case reports and t</w:t>
        </w:r>
      </w:ins>
      <w:del w:id="33" w:author="Steve" w:date="2026-06-15T16:38:00Z">
        <w:r w:rsidR="003D5D60" w:rsidDel="004567C9">
          <w:delText>T</w:delText>
        </w:r>
      </w:del>
      <w:r w:rsidR="003D5D60">
        <w:t>heory</w:t>
      </w:r>
      <w:del w:id="34" w:author="Steve" w:date="2026-06-15T16:38:00Z">
        <w:r w:rsidR="003D5D60" w:rsidDel="004567C9">
          <w:delText xml:space="preserve"> and anecdotal evidence say this works</w:delText>
        </w:r>
      </w:del>
      <w:ins w:id="35" w:author="Steven Schram" w:date="2026-06-15T18:13:00Z">
        <w:r w:rsidR="000E5F05">
          <w:t xml:space="preserve"> </w:t>
        </w:r>
      </w:ins>
      <w:ins w:id="36" w:author="Steve" w:date="2026-06-15T16:38:00Z">
        <w:r w:rsidR="004567C9">
          <w:t xml:space="preserve">support </w:t>
        </w:r>
        <w:del w:id="37" w:author="Steven Schram" w:date="2026-06-15T18:19:00Z">
          <w:r w:rsidR="004567C9" w:rsidDel="00FE387A">
            <w:delText>th</w:delText>
          </w:r>
        </w:del>
        <w:del w:id="38" w:author="Steven Schram" w:date="2026-06-15T18:08:00Z">
          <w:r w:rsidR="004567C9" w:rsidDel="002A23FF">
            <w:delText>e</w:delText>
          </w:r>
        </w:del>
        <w:del w:id="39" w:author="Steven Schram" w:date="2026-06-15T18:25:00Z">
          <w:r w:rsidR="004567C9" w:rsidDel="006F1280">
            <w:delText xml:space="preserve"> </w:delText>
          </w:r>
        </w:del>
      </w:ins>
      <w:ins w:id="40" w:author="Steven Schram" w:date="2026-06-15T18:25:00Z">
        <w:r w:rsidR="006F1280">
          <w:t xml:space="preserve">the </w:t>
        </w:r>
      </w:ins>
      <w:ins w:id="41" w:author="Steve" w:date="2026-06-15T16:38:00Z">
        <w:r w:rsidR="004567C9">
          <w:t>ide</w:t>
        </w:r>
      </w:ins>
      <w:ins w:id="42" w:author="Steven Schram" w:date="2026-06-15T18:08:00Z">
        <w:r w:rsidR="002A23FF">
          <w:t>a</w:t>
        </w:r>
      </w:ins>
      <w:ins w:id="43" w:author="Steve" w:date="2026-06-15T16:38:00Z">
        <w:r w:rsidR="004567C9">
          <w:t xml:space="preserve"> but no formal s</w:t>
        </w:r>
      </w:ins>
      <w:ins w:id="44" w:author="Steve" w:date="2026-06-15T16:39:00Z">
        <w:r w:rsidR="004567C9">
          <w:t xml:space="preserve">tudy has tested </w:t>
        </w:r>
      </w:ins>
      <w:ins w:id="45" w:author="Steven Schram" w:date="2026-06-15T18:09:00Z">
        <w:r w:rsidR="002A23FF">
          <w:t xml:space="preserve">it in </w:t>
        </w:r>
      </w:ins>
      <w:ins w:id="46" w:author="Steve" w:date="2026-06-15T16:39:00Z">
        <w:r w:rsidR="004567C9">
          <w:t>real travelers.</w:t>
        </w:r>
      </w:ins>
      <w:del w:id="47" w:author="Steve" w:date="2026-06-15T16:39:00Z">
        <w:r w:rsidR="003D5D60" w:rsidDel="004567C9">
          <w:delText>. Unfortunately, no studies have validated it.</w:delText>
        </w:r>
      </w:del>
      <w:r w:rsidR="003D5D60">
        <w:t xml:space="preserve"> We </w:t>
      </w:r>
      <w:ins w:id="48" w:author="Steve" w:date="2026-06-15T16:39:00Z">
        <w:r w:rsidR="004567C9">
          <w:t xml:space="preserve">built </w:t>
        </w:r>
      </w:ins>
      <w:del w:id="49" w:author="Steve" w:date="2026-06-15T16:39:00Z">
        <w:r w:rsidR="003D5D60" w:rsidDel="004567C9">
          <w:delText xml:space="preserve">aim to address that lack of evidence with </w:delText>
        </w:r>
      </w:del>
      <w:r w:rsidR="003D5D60">
        <w:t xml:space="preserve">an app that </w:t>
      </w:r>
      <w:ins w:id="50" w:author="Steve" w:date="2026-06-15T16:39:00Z">
        <w:r w:rsidR="004567C9">
          <w:t xml:space="preserve">gives </w:t>
        </w:r>
      </w:ins>
      <w:del w:id="51" w:author="Steve" w:date="2026-06-15T16:39:00Z">
        <w:r w:rsidR="003D5D60" w:rsidDel="004567C9">
          <w:delText>provides a destination</w:delText>
        </w:r>
        <w:r w:rsidR="00B429C6" w:rsidDel="004567C9">
          <w:delText>-</w:delText>
        </w:r>
        <w:r w:rsidR="003D5D60" w:rsidDel="004567C9">
          <w:delText>based</w:delText>
        </w:r>
      </w:del>
      <w:ins w:id="52" w:author="Steve" w:date="2026-06-15T16:39:00Z">
        <w:r w:rsidR="004567C9">
          <w:t>a</w:t>
        </w:r>
      </w:ins>
      <w:r w:rsidR="003D5D60">
        <w:t xml:space="preserve"> 24-hour schedule of </w:t>
      </w:r>
      <w:ins w:id="53" w:author="Steve" w:date="2026-06-15T16:40:00Z">
        <w:r w:rsidR="004567C9">
          <w:t>timed acupressure points (no needles)</w:t>
        </w:r>
      </w:ins>
      <w:del w:id="54" w:author="Steve" w:date="2026-06-15T16:40:00Z">
        <w:r w:rsidR="003D5D60" w:rsidDel="004567C9">
          <w:delText xml:space="preserve">acupuncture points for </w:delText>
        </w:r>
        <w:r w:rsidR="003D5D60" w:rsidRPr="002472C7" w:rsidDel="004567C9">
          <w:delText>travelers to stimulate as they</w:delText>
        </w:r>
      </w:del>
      <w:ins w:id="55" w:author="Steve" w:date="2026-06-15T16:40:00Z">
        <w:r w:rsidR="004567C9">
          <w:t>to use during</w:t>
        </w:r>
      </w:ins>
      <w:r w:rsidR="003D5D60" w:rsidRPr="002472C7">
        <w:t xml:space="preserve"> travel</w:t>
      </w:r>
      <w:r w:rsidR="003D5D60">
        <w:t xml:space="preserve">. </w:t>
      </w:r>
    </w:p>
    <w:p w14:paraId="164D7C43" w14:textId="77777777" w:rsidR="003D5D60" w:rsidRDefault="003D5D60" w:rsidP="002472C7">
      <w:pPr>
        <w:divId w:val="1808039875"/>
      </w:pPr>
    </w:p>
    <w:p w14:paraId="7184DF7B" w14:textId="1956E0ED" w:rsidR="003701DA" w:rsidRPr="002472C7" w:rsidRDefault="00C4448A" w:rsidP="002472C7">
      <w:pPr>
        <w:divId w:val="1808039875"/>
      </w:pPr>
      <w:ins w:id="56" w:author="Steve" w:date="2026-06-15T16:41:00Z">
        <w:r>
          <w:t xml:space="preserve">If you plan </w:t>
        </w:r>
      </w:ins>
      <w:del w:id="57" w:author="Steve" w:date="2026-06-15T16:41:00Z">
        <w:r w:rsidR="00D0346B" w:rsidDel="00C4448A">
          <w:delText>We invite r</w:delText>
        </w:r>
        <w:r w:rsidR="003701DA" w:rsidRPr="002472C7" w:rsidDel="00C4448A">
          <w:delText xml:space="preserve">eaders planning </w:delText>
        </w:r>
      </w:del>
      <w:r w:rsidR="003701DA" w:rsidRPr="002472C7">
        <w:t>international travel</w:t>
      </w:r>
      <w:ins w:id="58" w:author="Steven Schram" w:date="2026-06-15T18:43:00Z">
        <w:r w:rsidR="00AF66A2">
          <w:t>,</w:t>
        </w:r>
      </w:ins>
      <w:r w:rsidR="003701DA" w:rsidRPr="002472C7">
        <w:t xml:space="preserve"> </w:t>
      </w:r>
      <w:ins w:id="59" w:author="Steve" w:date="2026-06-15T16:41:00Z">
        <w:r>
          <w:t>we invite you to try the app and, if you choose, join the research</w:t>
        </w:r>
      </w:ins>
      <w:del w:id="60" w:author="Steve" w:date="2026-06-15T16:41:00Z">
        <w:r w:rsidR="00D0346B" w:rsidDel="00C4448A">
          <w:delText xml:space="preserve">to </w:delText>
        </w:r>
        <w:r w:rsidR="003701DA" w:rsidRPr="002472C7" w:rsidDel="00C4448A">
          <w:delText>participate</w:delText>
        </w:r>
      </w:del>
      <w:r w:rsidR="00D0346B">
        <w:t xml:space="preserve">. </w:t>
      </w:r>
    </w:p>
    <w:p w14:paraId="544A5DAE" w14:textId="40FA015A" w:rsidR="00FC5C97" w:rsidRPr="002472C7" w:rsidRDefault="009F1FC7">
      <w:pPr>
        <w:pStyle w:val="Heading2"/>
        <w:divId w:val="1808039875"/>
        <w:rPr>
          <w:rFonts w:eastAsia="Times New Roman"/>
          <w:color w:val="auto"/>
        </w:rPr>
      </w:pPr>
      <w:r w:rsidRPr="002472C7">
        <w:rPr>
          <w:rFonts w:eastAsia="Times New Roman"/>
          <w:color w:val="auto"/>
        </w:rPr>
        <w:t>Circadian Biology</w:t>
      </w:r>
      <w:ins w:id="61" w:author="Steven Schram" w:date="2026-06-15T18:14:00Z">
        <w:r w:rsidR="00EB0B55">
          <w:rPr>
            <w:rFonts w:eastAsia="Times New Roman"/>
            <w:color w:val="auto"/>
          </w:rPr>
          <w:t xml:space="preserve">: How Internal Clocks </w:t>
        </w:r>
        <w:proofErr w:type="spellStart"/>
        <w:r w:rsidR="00EB0B55">
          <w:rPr>
            <w:rFonts w:eastAsia="Times New Roman"/>
            <w:color w:val="auto"/>
          </w:rPr>
          <w:t>Work</w:t>
        </w:r>
      </w:ins>
      <w:del w:id="62" w:author="Steven Schram" w:date="2026-06-15T18:14:00Z">
        <w:r w:rsidR="00816119" w:rsidDel="00EB0B55">
          <w:rPr>
            <w:rFonts w:eastAsia="Times New Roman"/>
            <w:color w:val="auto"/>
          </w:rPr>
          <w:delText xml:space="preserve"> and the Western Understanding </w:delText>
        </w:r>
        <w:r w:rsidRPr="002472C7" w:rsidDel="00EB0B55">
          <w:rPr>
            <w:rFonts w:eastAsia="Times New Roman"/>
            <w:color w:val="auto"/>
          </w:rPr>
          <w:delText xml:space="preserve">of </w:delText>
        </w:r>
        <w:r w:rsidR="00816119" w:rsidDel="00EB0B55">
          <w:rPr>
            <w:rFonts w:eastAsia="Times New Roman"/>
            <w:color w:val="auto"/>
          </w:rPr>
          <w:delText xml:space="preserve">our </w:delText>
        </w:r>
        <w:r w:rsidRPr="002472C7" w:rsidDel="00EB0B55">
          <w:rPr>
            <w:rFonts w:eastAsia="Times New Roman"/>
            <w:color w:val="auto"/>
          </w:rPr>
          <w:delText>Internal Clocks</w:delText>
        </w:r>
      </w:del>
      <w:proofErr w:type="spellEnd"/>
    </w:p>
    <w:p w14:paraId="64D43548" w14:textId="53BA0683" w:rsidR="0097562B" w:rsidRDefault="00553AD1" w:rsidP="002472C7">
      <w:pPr>
        <w:divId w:val="1808039875"/>
        <w:rPr>
          <w:vertAlign w:val="superscript"/>
        </w:rPr>
      </w:pPr>
      <w:del w:id="63" w:author="Steve" w:date="2026-06-15T16:41:00Z">
        <w:r w:rsidDel="00C4448A">
          <w:delText>The scientific literature describes how</w:delText>
        </w:r>
      </w:del>
      <w:ins w:id="64" w:author="Steve" w:date="2026-06-15T16:41:00Z">
        <w:r w:rsidR="00C4448A">
          <w:t xml:space="preserve">Research </w:t>
        </w:r>
      </w:ins>
      <w:ins w:id="65" w:author="Steve" w:date="2026-06-15T16:42:00Z">
        <w:r w:rsidR="00C4448A">
          <w:t>shows that</w:t>
        </w:r>
      </w:ins>
      <w:r>
        <w:t xml:space="preserve"> c</w:t>
      </w:r>
      <w:r w:rsidR="009F1FC7" w:rsidRPr="002472C7">
        <w:t xml:space="preserve">ircadian rhythms </w:t>
      </w:r>
      <w:del w:id="66" w:author="Steve" w:date="2026-06-15T16:42:00Z">
        <w:r w:rsidR="009F1FC7" w:rsidRPr="002472C7" w:rsidDel="00C4448A">
          <w:delText xml:space="preserve">synchronize </w:delText>
        </w:r>
      </w:del>
      <w:ins w:id="67" w:author="Steve" w:date="2026-06-15T16:42:00Z">
        <w:r w:rsidR="00C4448A">
          <w:t>align body</w:t>
        </w:r>
      </w:ins>
      <w:del w:id="68" w:author="Steve" w:date="2026-06-15T16:42:00Z">
        <w:r w:rsidR="009F1FC7" w:rsidRPr="002472C7" w:rsidDel="00C4448A">
          <w:delText>physiological</w:delText>
        </w:r>
      </w:del>
      <w:r w:rsidR="009F1FC7" w:rsidRPr="002472C7">
        <w:t xml:space="preserve"> processes to a </w:t>
      </w:r>
      <w:ins w:id="69" w:author="Steve" w:date="2026-06-15T16:42:00Z">
        <w:r w:rsidR="00C4448A">
          <w:t xml:space="preserve">roughly </w:t>
        </w:r>
      </w:ins>
      <w:r w:rsidR="009F1FC7" w:rsidRPr="002472C7">
        <w:t>24</w:t>
      </w:r>
      <w:del w:id="70" w:author="Steven Schram" w:date="2026-06-15T18:56:00Z">
        <w:r w:rsidR="009F1FC7" w:rsidRPr="002472C7" w:rsidDel="00481B35">
          <w:delText xml:space="preserve">-26 </w:delText>
        </w:r>
      </w:del>
      <w:ins w:id="71" w:author="Steven Schram" w:date="2026-06-15T18:56:00Z">
        <w:r w:rsidR="00481B35">
          <w:t>-</w:t>
        </w:r>
      </w:ins>
      <w:r w:rsidR="009F1FC7" w:rsidRPr="002472C7">
        <w:t>hour cycle</w:t>
      </w:r>
      <w:ins w:id="72" w:author="Steve" w:date="2026-06-15T16:42:00Z">
        <w:r w:rsidR="00C4448A">
          <w:t xml:space="preserve">. </w:t>
        </w:r>
      </w:ins>
      <w:del w:id="73" w:author="Steve" w:date="2026-06-15T16:42:00Z">
        <w:r w:rsidR="0097562B" w:rsidDel="00C4448A">
          <w:delText xml:space="preserve"> through </w:delText>
        </w:r>
        <w:r w:rsidR="009F1FC7" w:rsidRPr="002472C7" w:rsidDel="00C4448A">
          <w:delText>t</w:delText>
        </w:r>
      </w:del>
      <w:ins w:id="74" w:author="Steve" w:date="2026-06-15T16:42:00Z">
        <w:r w:rsidR="00C4448A">
          <w:t>T</w:t>
        </w:r>
      </w:ins>
      <w:r w:rsidR="009F1FC7" w:rsidRPr="002472C7">
        <w:t>he suprachiasmatic nucleus (SCN)</w:t>
      </w:r>
      <w:del w:id="75" w:author="Steven Schram" w:date="2026-06-15T18:44:00Z">
        <w:r w:rsidR="009F1FC7" w:rsidRPr="002472C7" w:rsidDel="00563EC3">
          <w:delText>,</w:delText>
        </w:r>
      </w:del>
      <w:r w:rsidR="009F1FC7" w:rsidRPr="002472C7">
        <w:t xml:space="preserve"> </w:t>
      </w:r>
      <w:ins w:id="76" w:author="Steve" w:date="2026-06-15T16:43:00Z">
        <w:r w:rsidR="00C4448A">
          <w:t xml:space="preserve">in the brain acts </w:t>
        </w:r>
        <w:r w:rsidR="00A634E6">
          <w:t xml:space="preserve">as the master clock and light is </w:t>
        </w:r>
        <w:del w:id="77" w:author="Steven Schram" w:date="2026-06-15T18:16:00Z">
          <w:r w:rsidR="00A634E6" w:rsidDel="00444A39">
            <w:delText>the</w:delText>
          </w:r>
        </w:del>
      </w:ins>
      <w:ins w:id="78" w:author="Steven Schram" w:date="2026-06-15T18:16:00Z">
        <w:r w:rsidR="00444A39">
          <w:t>its</w:t>
        </w:r>
      </w:ins>
      <w:ins w:id="79" w:author="Steve" w:date="2026-06-15T16:43:00Z">
        <w:r w:rsidR="00A634E6">
          <w:t xml:space="preserve"> main signal</w:t>
        </w:r>
      </w:ins>
      <w:del w:id="80" w:author="Steve" w:date="2026-06-15T16:43:00Z">
        <w:r w:rsidR="009F1FC7" w:rsidRPr="002472C7" w:rsidDel="00A634E6">
          <w:delText>a cluster of neurons entrained by light</w:delText>
        </w:r>
      </w:del>
      <w:r w:rsidR="009F1FC7" w:rsidRPr="002472C7">
        <w:t>.</w:t>
      </w:r>
      <w:r w:rsidR="00D34DD8">
        <w:rPr>
          <w:vertAlign w:val="superscript"/>
        </w:rPr>
        <w:t>4,5</w:t>
      </w:r>
      <w:r w:rsidR="009F1FC7" w:rsidRPr="002472C7">
        <w:t xml:space="preserve"> The SCN </w:t>
      </w:r>
      <w:ins w:id="81" w:author="Steve" w:date="2026-06-15T16:44:00Z">
        <w:r w:rsidR="00A634E6">
          <w:t xml:space="preserve">helps </w:t>
        </w:r>
      </w:ins>
      <w:r w:rsidR="009F1FC7" w:rsidRPr="002472C7">
        <w:t>coordinate</w:t>
      </w:r>
      <w:del w:id="82" w:author="Steve" w:date="2026-06-15T17:00:00Z">
        <w:r w:rsidR="009F1FC7" w:rsidRPr="002472C7" w:rsidDel="00780B67">
          <w:delText>s</w:delText>
        </w:r>
      </w:del>
      <w:r w:rsidR="009F1FC7" w:rsidRPr="002472C7">
        <w:t xml:space="preserve"> </w:t>
      </w:r>
      <w:ins w:id="83" w:author="Steve" w:date="2026-06-15T16:44:00Z">
        <w:r w:rsidR="00A634E6">
          <w:t>“</w:t>
        </w:r>
      </w:ins>
      <w:r w:rsidR="009F1FC7" w:rsidRPr="002472C7">
        <w:t>peripheral clocks</w:t>
      </w:r>
      <w:ins w:id="84" w:author="Steve" w:date="2026-06-15T16:44:00Z">
        <w:r w:rsidR="00A634E6">
          <w:t>”</w:t>
        </w:r>
      </w:ins>
      <w:r w:rsidR="009F1FC7" w:rsidRPr="002472C7">
        <w:t xml:space="preserve"> in organs </w:t>
      </w:r>
      <w:ins w:id="85" w:author="Steve" w:date="2026-06-15T16:44:00Z">
        <w:r w:rsidR="00A634E6">
          <w:t xml:space="preserve">such as </w:t>
        </w:r>
      </w:ins>
      <w:del w:id="86" w:author="Steve" w:date="2026-06-15T16:44:00Z">
        <w:r w:rsidR="009F1FC7" w:rsidRPr="002472C7" w:rsidDel="00A634E6">
          <w:delText xml:space="preserve">like </w:delText>
        </w:r>
      </w:del>
      <w:r w:rsidR="009F1FC7" w:rsidRPr="002472C7">
        <w:t>the liver and heart</w:t>
      </w:r>
      <w:ins w:id="87" w:author="Steve" w:date="2026-06-15T16:44:00Z">
        <w:r w:rsidR="00A634E6">
          <w:t xml:space="preserve">, including </w:t>
        </w:r>
      </w:ins>
      <w:del w:id="88" w:author="Steve" w:date="2026-06-15T16:45:00Z">
        <w:r w:rsidR="0097562B" w:rsidDel="00A634E6">
          <w:delText xml:space="preserve"> and </w:delText>
        </w:r>
        <w:r w:rsidR="009F1FC7" w:rsidRPr="002472C7" w:rsidDel="00A634E6">
          <w:delText xml:space="preserve">tissue-specific functions </w:delText>
        </w:r>
        <w:r w:rsidR="0097562B" w:rsidDel="00A634E6">
          <w:delText xml:space="preserve">such as </w:delText>
        </w:r>
        <w:r w:rsidR="009F1FC7" w:rsidRPr="002472C7" w:rsidDel="00A634E6">
          <w:delText>vascular and blood pressure regulation</w:delText>
        </w:r>
      </w:del>
      <w:ins w:id="89" w:author="Steve" w:date="2026-06-15T16:45:00Z">
        <w:r w:rsidR="00A634E6">
          <w:t xml:space="preserve">effects on blood vessels and </w:t>
        </w:r>
      </w:ins>
      <w:ins w:id="90" w:author="Steven Schram" w:date="2026-06-15T18:17:00Z">
        <w:r w:rsidR="004D5A63">
          <w:t xml:space="preserve">blood </w:t>
        </w:r>
      </w:ins>
      <w:ins w:id="91" w:author="Steve" w:date="2026-06-15T16:45:00Z">
        <w:r w:rsidR="00A634E6">
          <w:t>pressure</w:t>
        </w:r>
      </w:ins>
      <w:r w:rsidR="009F1FC7" w:rsidRPr="002472C7">
        <w:t>.</w:t>
      </w:r>
      <w:r w:rsidR="00D34DD8">
        <w:rPr>
          <w:vertAlign w:val="superscript"/>
        </w:rPr>
        <w:t>6,7</w:t>
      </w:r>
      <w:r w:rsidR="009F1FC7" w:rsidRPr="002472C7">
        <w:t xml:space="preserve"> </w:t>
      </w:r>
      <w:del w:id="92" w:author="Steve" w:date="2026-06-15T16:45:00Z">
        <w:r w:rsidR="0097562B" w:rsidDel="00A634E6">
          <w:delText>Then, c</w:delText>
        </w:r>
      </w:del>
      <w:ins w:id="93" w:author="Steve" w:date="2026-06-15T16:45:00Z">
        <w:r w:rsidR="00A634E6">
          <w:t>C</w:t>
        </w:r>
      </w:ins>
      <w:r w:rsidR="009F1FC7" w:rsidRPr="002472C7">
        <w:t xml:space="preserve">lock genes </w:t>
      </w:r>
      <w:ins w:id="94" w:author="Steve" w:date="2026-06-15T16:46:00Z">
        <w:r w:rsidR="00A634E6">
          <w:t xml:space="preserve">run </w:t>
        </w:r>
      </w:ins>
      <w:del w:id="95" w:author="Steve" w:date="2026-06-15T16:46:00Z">
        <w:r w:rsidR="009F1FC7" w:rsidRPr="002472C7" w:rsidDel="00A634E6">
          <w:delText xml:space="preserve">drive </w:delText>
        </w:r>
      </w:del>
      <w:r w:rsidR="009F1FC7" w:rsidRPr="002472C7">
        <w:t xml:space="preserve">a </w:t>
      </w:r>
      <w:del w:id="96" w:author="Steve" w:date="2026-06-15T16:46:00Z">
        <w:r w:rsidR="009F1FC7" w:rsidRPr="002472C7" w:rsidDel="00A634E6">
          <w:delText xml:space="preserve">molecular </w:delText>
        </w:r>
      </w:del>
      <w:r w:rsidR="009F1FC7" w:rsidRPr="002472C7">
        <w:t>feedback loop</w:t>
      </w:r>
      <w:ins w:id="97" w:author="Steve" w:date="2026-06-15T16:46:00Z">
        <w:r w:rsidR="00A634E6">
          <w:t xml:space="preserve"> that creates daily </w:t>
        </w:r>
      </w:ins>
      <w:del w:id="98" w:author="Steve" w:date="2026-06-15T16:46:00Z">
        <w:r w:rsidR="009F1FC7" w:rsidRPr="002472C7" w:rsidDel="00A634E6">
          <w:delText xml:space="preserve">, producing </w:delText>
        </w:r>
      </w:del>
      <w:r w:rsidR="009F1FC7" w:rsidRPr="002472C7">
        <w:t>rhythm</w:t>
      </w:r>
      <w:ins w:id="99" w:author="Steve" w:date="2026-06-15T16:46:00Z">
        <w:r w:rsidR="00A634E6">
          <w:t>s in</w:t>
        </w:r>
      </w:ins>
      <w:del w:id="100" w:author="Steve" w:date="2026-06-15T16:46:00Z">
        <w:r w:rsidR="009F1FC7" w:rsidRPr="002472C7" w:rsidDel="00A634E6">
          <w:delText>ic</w:delText>
        </w:r>
      </w:del>
      <w:r w:rsidR="009F1FC7" w:rsidRPr="002472C7">
        <w:t xml:space="preserve"> gene </w:t>
      </w:r>
      <w:ins w:id="101" w:author="Steve" w:date="2026-06-15T16:46:00Z">
        <w:r w:rsidR="00A634E6">
          <w:t>activity</w:t>
        </w:r>
      </w:ins>
      <w:del w:id="102" w:author="Steve" w:date="2026-06-15T16:46:00Z">
        <w:r w:rsidR="009F1FC7" w:rsidRPr="002472C7" w:rsidDel="00A634E6">
          <w:delText>expression</w:delText>
        </w:r>
      </w:del>
      <w:r w:rsidR="009F1FC7" w:rsidRPr="002472C7">
        <w:t>.</w:t>
      </w:r>
      <w:r w:rsidR="00D34DD8">
        <w:rPr>
          <w:vertAlign w:val="superscript"/>
        </w:rPr>
        <w:t>8</w:t>
      </w:r>
      <w:r w:rsidR="009F1FC7" w:rsidRPr="002472C7">
        <w:t xml:space="preserve"> </w:t>
      </w:r>
      <w:del w:id="103" w:author="Steve" w:date="2026-06-15T16:47:00Z">
        <w:r w:rsidR="0097562B" w:rsidDel="00A634E6">
          <w:delText>This</w:delText>
        </w:r>
        <w:r w:rsidDel="00A634E6">
          <w:delText xml:space="preserve"> s</w:delText>
        </w:r>
        <w:r w:rsidR="009F1FC7" w:rsidRPr="002472C7" w:rsidDel="00A634E6">
          <w:delText xml:space="preserve">ynchronization is maintained by </w:delText>
        </w:r>
        <w:r w:rsidR="009C4F19" w:rsidDel="00A634E6">
          <w:delText>z</w:delText>
        </w:r>
      </w:del>
      <w:ins w:id="104" w:author="Steve" w:date="2026-06-15T16:47:00Z">
        <w:r w:rsidR="00A634E6">
          <w:t>Z</w:t>
        </w:r>
      </w:ins>
      <w:r w:rsidR="009F1FC7" w:rsidRPr="002472C7">
        <w:t>eitgebers,</w:t>
      </w:r>
      <w:r w:rsidR="00816119">
        <w:t xml:space="preserve"> </w:t>
      </w:r>
      <w:ins w:id="105" w:author="Steve" w:date="2026-06-15T16:47:00Z">
        <w:r w:rsidR="00A634E6">
          <w:t xml:space="preserve">which are </w:t>
        </w:r>
      </w:ins>
      <w:r w:rsidR="009F1FC7" w:rsidRPr="002472C7">
        <w:t xml:space="preserve">external </w:t>
      </w:r>
      <w:ins w:id="106" w:author="Steve" w:date="2026-06-15T16:47:00Z">
        <w:r w:rsidR="00A634E6">
          <w:t xml:space="preserve">cues </w:t>
        </w:r>
      </w:ins>
      <w:del w:id="107" w:author="Steve" w:date="2026-06-15T16:47:00Z">
        <w:r w:rsidR="009F1FC7" w:rsidRPr="002472C7" w:rsidDel="00A634E6">
          <w:delText xml:space="preserve">signals </w:delText>
        </w:r>
      </w:del>
      <w:r w:rsidR="009F1FC7" w:rsidRPr="002472C7">
        <w:t>such as light, temperature, activity, and meals</w:t>
      </w:r>
      <w:ins w:id="108" w:author="Steve" w:date="2026-06-15T16:47:00Z">
        <w:r w:rsidR="00A634E6">
          <w:t>, help keep these rhythms on track</w:t>
        </w:r>
      </w:ins>
      <w:r w:rsidR="009F1FC7" w:rsidRPr="002472C7">
        <w:t>.</w:t>
      </w:r>
      <w:r w:rsidR="003E5C13" w:rsidRPr="002472C7">
        <w:rPr>
          <w:vertAlign w:val="superscript"/>
        </w:rPr>
        <w:t xml:space="preserve"> </w:t>
      </w:r>
      <w:r w:rsidR="00702424">
        <w:rPr>
          <w:vertAlign w:val="superscript"/>
        </w:rPr>
        <w:t>9</w:t>
      </w:r>
    </w:p>
    <w:p w14:paraId="5A0F6A63" w14:textId="77777777" w:rsidR="0097562B" w:rsidRDefault="0097562B" w:rsidP="002472C7">
      <w:pPr>
        <w:divId w:val="1808039875"/>
        <w:rPr>
          <w:vertAlign w:val="superscript"/>
        </w:rPr>
      </w:pPr>
    </w:p>
    <w:p w14:paraId="3A6F3FBC" w14:textId="75950D3A" w:rsidR="00FC5C97" w:rsidRDefault="00E57247" w:rsidP="002472C7">
      <w:pPr>
        <w:divId w:val="1808039875"/>
      </w:pPr>
      <w:r>
        <w:t>J</w:t>
      </w:r>
      <w:r w:rsidR="009F1FC7" w:rsidRPr="002472C7">
        <w:t xml:space="preserve">et lag </w:t>
      </w:r>
      <w:ins w:id="109" w:author="Steve" w:date="2026-06-15T16:48:00Z">
        <w:r w:rsidR="00A634E6">
          <w:t>happens</w:t>
        </w:r>
      </w:ins>
      <w:del w:id="110" w:author="Steve" w:date="2026-06-15T16:48:00Z">
        <w:r w:rsidDel="00A634E6">
          <w:delText>results</w:delText>
        </w:r>
      </w:del>
      <w:r>
        <w:t xml:space="preserve"> </w:t>
      </w:r>
      <w:r w:rsidR="009F1FC7" w:rsidRPr="002472C7">
        <w:t xml:space="preserve">when </w:t>
      </w:r>
      <w:ins w:id="111" w:author="Steve" w:date="2026-06-15T16:48:00Z">
        <w:r w:rsidR="00A634E6">
          <w:t>fast</w:t>
        </w:r>
      </w:ins>
      <w:del w:id="112" w:author="Steve" w:date="2026-06-15T16:48:00Z">
        <w:r w:rsidR="009F1FC7" w:rsidRPr="002472C7" w:rsidDel="00A634E6">
          <w:delText>rapid</w:delText>
        </w:r>
      </w:del>
      <w:r w:rsidR="009F1FC7" w:rsidRPr="002472C7">
        <w:t xml:space="preserve"> </w:t>
      </w:r>
      <w:ins w:id="113" w:author="Steve" w:date="2026-06-15T16:48:00Z">
        <w:r w:rsidR="00A634E6">
          <w:t xml:space="preserve">travel across </w:t>
        </w:r>
      </w:ins>
      <w:r w:rsidR="009F1FC7" w:rsidRPr="002472C7">
        <w:t>time zone</w:t>
      </w:r>
      <w:ins w:id="114" w:author="Steven Schram" w:date="2026-06-15T18:18:00Z">
        <w:r w:rsidR="006D5F29">
          <w:t>s</w:t>
        </w:r>
      </w:ins>
      <w:r w:rsidR="009F1FC7" w:rsidRPr="002472C7">
        <w:t xml:space="preserve"> </w:t>
      </w:r>
      <w:del w:id="115" w:author="Steven Schram" w:date="2026-06-15T18:18:00Z">
        <w:r w:rsidR="009F1FC7" w:rsidRPr="002472C7" w:rsidDel="006D5F29">
          <w:delText xml:space="preserve">changes </w:delText>
        </w:r>
      </w:del>
      <w:ins w:id="116" w:author="Steve" w:date="2026-06-15T16:48:00Z">
        <w:r w:rsidR="00A634E6">
          <w:t xml:space="preserve">throws </w:t>
        </w:r>
      </w:ins>
      <w:del w:id="117" w:author="Steve" w:date="2026-06-15T16:48:00Z">
        <w:r w:rsidR="009F1FC7" w:rsidRPr="002472C7" w:rsidDel="00A634E6">
          <w:delText xml:space="preserve">desynchronize </w:delText>
        </w:r>
      </w:del>
      <w:r w:rsidR="009F1FC7" w:rsidRPr="002472C7">
        <w:t xml:space="preserve">these </w:t>
      </w:r>
      <w:del w:id="118" w:author="Steve" w:date="2026-06-15T16:48:00Z">
        <w:r w:rsidR="008A7552" w:rsidDel="00A634E6">
          <w:delText xml:space="preserve">internal </w:delText>
        </w:r>
      </w:del>
      <w:r w:rsidR="009F1FC7" w:rsidRPr="002472C7">
        <w:t>clocks</w:t>
      </w:r>
      <w:ins w:id="119" w:author="Steve" w:date="2026-06-15T16:48:00Z">
        <w:r w:rsidR="00A634E6">
          <w:t xml:space="preserve"> out of sync</w:t>
        </w:r>
      </w:ins>
      <w:r w:rsidR="00F21092" w:rsidRPr="002472C7">
        <w:t>.</w:t>
      </w:r>
    </w:p>
    <w:p w14:paraId="20F0E97C" w14:textId="5539F17E" w:rsidR="009B1DDC" w:rsidRDefault="009B1DDC" w:rsidP="002472C7">
      <w:pPr>
        <w:divId w:val="1808039875"/>
      </w:pPr>
    </w:p>
    <w:p w14:paraId="2E39E54B" w14:textId="44D47661" w:rsidR="009B1DDC" w:rsidRDefault="009B1DDC" w:rsidP="009B1DDC">
      <w:pPr>
        <w:divId w:val="1808039875"/>
        <w:rPr>
          <w:ins w:id="120" w:author="Steve" w:date="2026-06-15T17:01:00Z"/>
        </w:rPr>
      </w:pPr>
      <w:r>
        <w:t xml:space="preserve">A </w:t>
      </w:r>
      <w:r w:rsidR="00D34DD8">
        <w:t>2024</w:t>
      </w:r>
      <w:r>
        <w:t xml:space="preserve"> </w:t>
      </w:r>
      <w:del w:id="121" w:author="Steve" w:date="2026-06-15T16:57:00Z">
        <w:r w:rsidDel="00780B67">
          <w:delText xml:space="preserve">comprehensive </w:delText>
        </w:r>
      </w:del>
      <w:r>
        <w:t xml:space="preserve">review </w:t>
      </w:r>
      <w:del w:id="122" w:author="Steven Schram" w:date="2026-06-15T18:20:00Z">
        <w:r w:rsidR="00D34DD8" w:rsidDel="004F2AFF">
          <w:delText>shows</w:delText>
        </w:r>
        <w:r w:rsidDel="004F2AFF">
          <w:delText xml:space="preserve"> </w:delText>
        </w:r>
      </w:del>
      <w:ins w:id="123" w:author="Steven Schram" w:date="2026-06-15T18:20:00Z">
        <w:r w:rsidR="004F2AFF">
          <w:t xml:space="preserve">reports </w:t>
        </w:r>
      </w:ins>
      <w:r>
        <w:t xml:space="preserve">that acupuncture </w:t>
      </w:r>
      <w:ins w:id="124" w:author="Steve" w:date="2026-06-15T16:57:00Z">
        <w:r w:rsidR="00780B67">
          <w:t xml:space="preserve">can </w:t>
        </w:r>
      </w:ins>
      <w:del w:id="125" w:author="Steve" w:date="2026-06-15T16:57:00Z">
        <w:r w:rsidDel="00780B67">
          <w:delText xml:space="preserve">significantly </w:delText>
        </w:r>
      </w:del>
      <w:r>
        <w:t>affect</w:t>
      </w:r>
      <w:del w:id="126" w:author="Steve" w:date="2026-06-15T16:57:00Z">
        <w:r w:rsidDel="00780B67">
          <w:delText>s</w:delText>
        </w:r>
      </w:del>
      <w:r>
        <w:t xml:space="preserve"> circadian biology, </w:t>
      </w:r>
      <w:del w:id="127" w:author="Steve" w:date="2026-06-15T16:57:00Z">
        <w:r w:rsidDel="00780B67">
          <w:delText>demonstrating measurable impacts on circadian</w:delText>
        </w:r>
      </w:del>
      <w:ins w:id="128" w:author="Steve" w:date="2026-06-15T16:57:00Z">
        <w:r w:rsidR="00780B67">
          <w:t>including</w:t>
        </w:r>
      </w:ins>
      <w:r>
        <w:t xml:space="preserve"> clock genes, neurotransmitter</w:t>
      </w:r>
      <w:ins w:id="129" w:author="Steve" w:date="2026-06-15T16:58:00Z">
        <w:r w:rsidR="00780B67">
          <w:t>s</w:t>
        </w:r>
      </w:ins>
      <w:del w:id="130" w:author="Steve" w:date="2026-06-15T16:58:00Z">
        <w:r w:rsidDel="00780B67">
          <w:delText xml:space="preserve"> regulation</w:delText>
        </w:r>
      </w:del>
      <w:r>
        <w:t>, and sleep-wake cycles</w:t>
      </w:r>
      <w:r w:rsidR="00D34DD8">
        <w:t>.</w:t>
      </w:r>
      <w:r w:rsidR="00702424">
        <w:rPr>
          <w:vertAlign w:val="superscript"/>
        </w:rPr>
        <w:t>10</w:t>
      </w:r>
      <w:r w:rsidRPr="00AB4B1D">
        <w:t xml:space="preserve"> </w:t>
      </w:r>
      <w:del w:id="131" w:author="Steve" w:date="2026-06-15T16:58:00Z">
        <w:r w:rsidDel="00780B67">
          <w:delText>While t</w:delText>
        </w:r>
      </w:del>
      <w:ins w:id="132" w:author="Steve" w:date="2026-06-15T16:58:00Z">
        <w:r w:rsidR="00780B67">
          <w:t>T</w:t>
        </w:r>
      </w:ins>
      <w:r>
        <w:t>h</w:t>
      </w:r>
      <w:del w:id="133" w:author="Steven Schram" w:date="2026-06-15T18:21:00Z">
        <w:r w:rsidDel="004F2AFF">
          <w:delText>e</w:delText>
        </w:r>
      </w:del>
      <w:ins w:id="134" w:author="Steven Schram" w:date="2026-06-15T18:21:00Z">
        <w:r w:rsidR="004F2AFF">
          <w:t>o</w:t>
        </w:r>
      </w:ins>
      <w:r>
        <w:t xml:space="preserve">se studies </w:t>
      </w:r>
      <w:ins w:id="135" w:author="Steve" w:date="2026-06-15T16:58:00Z">
        <w:r w:rsidR="00780B67">
          <w:t>used</w:t>
        </w:r>
      </w:ins>
      <w:del w:id="136" w:author="Steve" w:date="2026-06-15T16:58:00Z">
        <w:r w:rsidDel="00780B67">
          <w:delText>employed</w:delText>
        </w:r>
      </w:del>
      <w:r>
        <w:t xml:space="preserve"> </w:t>
      </w:r>
      <w:del w:id="137" w:author="Steve" w:date="2026-06-15T16:59:00Z">
        <w:r w:rsidDel="00780B67">
          <w:delText xml:space="preserve">acupuncture points known to assist with </w:delText>
        </w:r>
      </w:del>
      <w:r>
        <w:t>sleep</w:t>
      </w:r>
      <w:ins w:id="138" w:author="Steve" w:date="2026-06-15T16:59:00Z">
        <w:del w:id="139" w:author="Steven Schram" w:date="2026-06-15T18:34:00Z">
          <w:r w:rsidR="00780B67" w:rsidDel="002C40C6">
            <w:delText xml:space="preserve"> </w:delText>
          </w:r>
        </w:del>
      </w:ins>
      <w:ins w:id="140" w:author="Steven Schram" w:date="2026-06-15T18:34:00Z">
        <w:r w:rsidR="002C40C6">
          <w:t>-</w:t>
        </w:r>
      </w:ins>
      <w:ins w:id="141" w:author="Steve" w:date="2026-06-15T16:59:00Z">
        <w:r w:rsidR="00780B67">
          <w:t>related points</w:t>
        </w:r>
      </w:ins>
      <w:r>
        <w:t xml:space="preserve">, </w:t>
      </w:r>
      <w:ins w:id="142" w:author="Steve" w:date="2026-06-15T16:59:00Z">
        <w:r w:rsidR="00780B67">
          <w:t xml:space="preserve">but </w:t>
        </w:r>
      </w:ins>
      <w:r>
        <w:t xml:space="preserve">they </w:t>
      </w:r>
      <w:del w:id="143" w:author="Steve" w:date="2026-06-15T16:59:00Z">
        <w:r w:rsidDel="00780B67">
          <w:delText>establish the neurobiological plausibility</w:delText>
        </w:r>
      </w:del>
      <w:ins w:id="144" w:author="Steve" w:date="2026-06-15T16:59:00Z">
        <w:r w:rsidR="00780B67">
          <w:t>support a broader idea:</w:t>
        </w:r>
      </w:ins>
      <w:r>
        <w:t xml:space="preserve"> </w:t>
      </w:r>
      <w:del w:id="145" w:author="Steve" w:date="2026-06-15T16:59:00Z">
        <w:r w:rsidDel="00780B67">
          <w:delText xml:space="preserve">of </w:delText>
        </w:r>
      </w:del>
      <w:r>
        <w:t xml:space="preserve">acupuncture </w:t>
      </w:r>
      <w:ins w:id="146" w:author="Steve" w:date="2026-06-15T16:59:00Z">
        <w:r w:rsidR="00780B67">
          <w:t xml:space="preserve">may act </w:t>
        </w:r>
      </w:ins>
      <w:del w:id="147" w:author="Steve" w:date="2026-06-15T17:00:00Z">
        <w:r w:rsidDel="00780B67">
          <w:delText xml:space="preserve">serving </w:delText>
        </w:r>
      </w:del>
      <w:r>
        <w:t xml:space="preserve">as a non-photic zeitgeber </w:t>
      </w:r>
      <w:ins w:id="148" w:author="Steve" w:date="2026-06-15T17:00:00Z">
        <w:r w:rsidR="00780B67">
          <w:t>providing a cue that can shift rhythms without bright light</w:t>
        </w:r>
      </w:ins>
      <w:del w:id="149" w:author="Steve" w:date="2026-06-15T17:00:00Z">
        <w:r w:rsidDel="00780B67">
          <w:delText>for circadian rhythm modulation</w:delText>
        </w:r>
      </w:del>
      <w:r>
        <w:t>.</w:t>
      </w:r>
    </w:p>
    <w:p w14:paraId="2637743B" w14:textId="3872CC95" w:rsidR="00780B67" w:rsidRDefault="00780B67" w:rsidP="009B1DDC">
      <w:pPr>
        <w:divId w:val="1808039875"/>
        <w:rPr>
          <w:ins w:id="150" w:author="Steve" w:date="2026-06-15T17:01:00Z"/>
        </w:rPr>
      </w:pPr>
    </w:p>
    <w:p w14:paraId="74C4B384" w14:textId="77777777" w:rsidR="00780B67" w:rsidRDefault="00780B67" w:rsidP="00780B67">
      <w:pPr>
        <w:divId w:val="1808039875"/>
        <w:rPr>
          <w:ins w:id="151" w:author="Steve" w:date="2026-06-15T17:01:00Z"/>
        </w:rPr>
      </w:pPr>
      <w:ins w:id="152" w:author="Steve" w:date="2026-06-15T17:01:00Z">
        <w:r w:rsidRPr="00D446C8">
          <w:lastRenderedPageBreak/>
          <w:t xml:space="preserve">In </w:t>
        </w:r>
        <w:r>
          <w:t>TCM</w:t>
        </w:r>
        <w:r w:rsidRPr="00D446C8">
          <w:t xml:space="preserve">, </w:t>
        </w:r>
        <w:r>
          <w:t>e</w:t>
        </w:r>
        <w:r w:rsidRPr="00D446C8">
          <w:t xml:space="preserve">ach meridian has a two-hour window when its related organ system is most active. </w:t>
        </w:r>
        <w:r>
          <w:t xml:space="preserve">The app knows the local time at your destination and it guides you to </w:t>
        </w:r>
        <w:r w:rsidRPr="00D446C8">
          <w:t>stimulat</w:t>
        </w:r>
        <w:r>
          <w:t>e</w:t>
        </w:r>
        <w:r w:rsidRPr="00D446C8">
          <w:t xml:space="preserve"> the meridian that would be active if you were already at your arrival city. Figure 1 shows this daily organ clock. </w:t>
        </w:r>
      </w:ins>
    </w:p>
    <w:p w14:paraId="3927BE72" w14:textId="77777777" w:rsidR="00780B67" w:rsidRDefault="00780B67" w:rsidP="00780B67">
      <w:pPr>
        <w:divId w:val="1808039875"/>
        <w:rPr>
          <w:ins w:id="153" w:author="Steve" w:date="2026-06-15T17:01:00Z"/>
        </w:rPr>
      </w:pPr>
    </w:p>
    <w:p w14:paraId="44C2000B" w14:textId="77777777" w:rsidR="00780B67" w:rsidDel="007A3475" w:rsidRDefault="00780B67" w:rsidP="00780B67">
      <w:pPr>
        <w:divId w:val="1808039875"/>
        <w:rPr>
          <w:ins w:id="154" w:author="Steve" w:date="2026-06-15T17:01:00Z"/>
          <w:del w:id="155" w:author="Steven Schram" w:date="2026-06-15T18:55:00Z"/>
        </w:rPr>
      </w:pPr>
      <w:ins w:id="156" w:author="Steve" w:date="2026-06-15T17:01:00Z">
        <w:r w:rsidRPr="00D446C8">
          <w:t>The idea is to give the body repeated cues aligned to the new time zone while you travel.</w:t>
        </w:r>
      </w:ins>
    </w:p>
    <w:p w14:paraId="271F3F1B" w14:textId="77777777" w:rsidR="00780B67" w:rsidRDefault="00780B67" w:rsidP="009B1DDC">
      <w:pPr>
        <w:divId w:val="1808039875"/>
      </w:pPr>
    </w:p>
    <w:p w14:paraId="2AF25880" w14:textId="77777777" w:rsidR="009B1DDC" w:rsidRPr="002472C7" w:rsidRDefault="009B1DDC" w:rsidP="002472C7">
      <w:pPr>
        <w:divId w:val="1808039875"/>
      </w:pPr>
    </w:p>
    <w:p w14:paraId="453215F7" w14:textId="065377CF" w:rsidR="00FC5C97" w:rsidRDefault="00D973EF" w:rsidP="00D623EC">
      <w:pPr>
        <w:pStyle w:val="paragraph"/>
        <w:jc w:val="center"/>
        <w:divId w:val="1808039875"/>
        <w:rPr>
          <w:color w:val="333333"/>
        </w:rPr>
      </w:pPr>
      <w:r>
        <w:rPr>
          <w:noProof/>
          <w:color w:val="333333"/>
        </w:rPr>
        <w:drawing>
          <wp:inline distT="0" distB="0" distL="0" distR="0" wp14:anchorId="4B27F818" wp14:editId="10CD9128">
            <wp:extent cx="3095625" cy="3095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6DD" w14:textId="5C8433DA" w:rsidR="00FC5C97" w:rsidRPr="003A4A25" w:rsidRDefault="009F1FC7">
      <w:pPr>
        <w:pStyle w:val="figurecaption"/>
        <w:spacing w:before="150" w:beforeAutospacing="0" w:after="0"/>
        <w:jc w:val="center"/>
        <w:rPr>
          <w:i/>
          <w:iCs/>
        </w:rPr>
      </w:pPr>
      <w:r w:rsidRPr="003A4A25">
        <w:rPr>
          <w:rStyle w:val="Strong"/>
          <w:i/>
          <w:iCs/>
        </w:rPr>
        <w:t>Figure 1:</w:t>
      </w:r>
      <w:r w:rsidRPr="003A4A25">
        <w:rPr>
          <w:i/>
          <w:iCs/>
        </w:rPr>
        <w:t xml:space="preserve"> </w:t>
      </w:r>
      <w:r w:rsidR="00E52BA9">
        <w:rPr>
          <w:i/>
          <w:iCs/>
        </w:rPr>
        <w:t>24-hour</w:t>
      </w:r>
      <w:r w:rsidRPr="003A4A25">
        <w:rPr>
          <w:i/>
          <w:iCs/>
        </w:rPr>
        <w:t xml:space="preserve"> Organ Clock</w:t>
      </w:r>
    </w:p>
    <w:p w14:paraId="502C4FE7" w14:textId="77777777" w:rsidR="006A0647" w:rsidRDefault="006A0647">
      <w:pPr>
        <w:pStyle w:val="figurecaption"/>
        <w:spacing w:before="150" w:beforeAutospacing="0" w:after="0"/>
        <w:jc w:val="center"/>
        <w:rPr>
          <w:i/>
          <w:iCs/>
          <w:color w:val="666666"/>
        </w:rPr>
      </w:pPr>
    </w:p>
    <w:tbl>
      <w:tblPr>
        <w:tblW w:w="9360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744"/>
        <w:gridCol w:w="3276"/>
      </w:tblGrid>
      <w:tr w:rsidR="003A4A25" w:rsidRPr="003A4A25" w14:paraId="5610006F" w14:textId="77777777">
        <w:trPr>
          <w:divId w:val="1808039875"/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D5CC6B" w14:textId="004FFF9D" w:rsidR="00FC5C97" w:rsidRPr="003A4A25" w:rsidRDefault="009F1FC7">
            <w:pPr>
              <w:spacing w:after="45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 w:rsidRPr="003A4A25">
              <w:rPr>
                <w:rFonts w:eastAsia="Times New Roman"/>
                <w:b/>
                <w:bCs/>
                <w:sz w:val="20"/>
                <w:szCs w:val="20"/>
              </w:rPr>
              <w:t xml:space="preserve">Table 1: </w:t>
            </w:r>
            <w:r w:rsidR="00E52BA9">
              <w:rPr>
                <w:rFonts w:eastAsia="Times New Roman"/>
                <w:b/>
                <w:bCs/>
                <w:sz w:val="20"/>
                <w:szCs w:val="20"/>
              </w:rPr>
              <w:t xml:space="preserve">24-hour </w:t>
            </w:r>
            <w:r w:rsidRPr="003A4A25">
              <w:rPr>
                <w:rFonts w:eastAsia="Times New Roman"/>
                <w:b/>
                <w:bCs/>
                <w:sz w:val="20"/>
                <w:szCs w:val="20"/>
              </w:rPr>
              <w:t>Schedule</w:t>
            </w:r>
          </w:p>
        </w:tc>
      </w:tr>
      <w:tr w:rsidR="003A4A25" w:rsidRPr="003A4A25" w14:paraId="2D11D4C6" w14:textId="77777777">
        <w:trPr>
          <w:divId w:val="1808039875"/>
          <w:tblHeader/>
        </w:trPr>
        <w:tc>
          <w:tcPr>
            <w:tcW w:w="12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EED7AD1" w14:textId="77777777" w:rsidR="00FC5C97" w:rsidRPr="003A4A25" w:rsidRDefault="009F1FC7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>Time Range</w:t>
            </w:r>
          </w:p>
        </w:tc>
        <w:tc>
          <w:tcPr>
            <w:tcW w:w="200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78D6B42" w14:textId="77777777" w:rsidR="00FC5C97" w:rsidRPr="003A4A25" w:rsidRDefault="009F1FC7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>Meridian / Organ System</w:t>
            </w:r>
          </w:p>
        </w:tc>
        <w:tc>
          <w:tcPr>
            <w:tcW w:w="1750" w:type="pc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5899D1" w14:textId="203AA42C" w:rsidR="00FC5C97" w:rsidRPr="003A4A25" w:rsidRDefault="00B76942">
            <w:pPr>
              <w:jc w:val="center"/>
              <w:rPr>
                <w:rFonts w:eastAsia="Times New Roman"/>
                <w:b/>
                <w:bCs/>
                <w:sz w:val="17"/>
                <w:szCs w:val="17"/>
              </w:rPr>
            </w:pPr>
            <w:r w:rsidRPr="003A4A25">
              <w:rPr>
                <w:rFonts w:eastAsia="Times New Roman"/>
                <w:b/>
                <w:bCs/>
                <w:sz w:val="17"/>
                <w:szCs w:val="17"/>
              </w:rPr>
              <w:t xml:space="preserve">Horary -&gt; </w:t>
            </w:r>
            <w:r w:rsidR="007679E5" w:rsidRPr="003A4A25">
              <w:rPr>
                <w:rFonts w:eastAsia="Times New Roman"/>
                <w:b/>
                <w:bCs/>
                <w:sz w:val="17"/>
                <w:szCs w:val="17"/>
              </w:rPr>
              <w:t>Suggested</w:t>
            </w:r>
            <w:r w:rsidR="009F1FC7" w:rsidRPr="003A4A25">
              <w:rPr>
                <w:rFonts w:eastAsia="Times New Roman"/>
                <w:b/>
                <w:bCs/>
                <w:sz w:val="17"/>
                <w:szCs w:val="17"/>
              </w:rPr>
              <w:t xml:space="preserve"> Point</w:t>
            </w:r>
          </w:p>
        </w:tc>
      </w:tr>
      <w:tr w:rsidR="003A4A25" w:rsidRPr="003A4A25" w14:paraId="54A22A4F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01C6E5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3:00 AM – 5:00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DC20B91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Lung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842C592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LU-8</w:t>
            </w:r>
          </w:p>
        </w:tc>
      </w:tr>
      <w:tr w:rsidR="003A4A25" w:rsidRPr="003A4A25" w14:paraId="7085C2F2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C3E025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5:00 AM – 7:00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1ECEE8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Large Intestine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987243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LI-1</w:t>
            </w:r>
          </w:p>
        </w:tc>
      </w:tr>
      <w:tr w:rsidR="003A4A25" w:rsidRPr="003A4A25" w14:paraId="4C75DC4C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694C41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7:00 AM – 9:00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4344C4D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Stomach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55FEF8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ST-36</w:t>
            </w:r>
          </w:p>
        </w:tc>
      </w:tr>
      <w:tr w:rsidR="003A4A25" w:rsidRPr="003A4A25" w14:paraId="27C9D1DF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09134E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9:00 AM – 11:00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DA7BEAA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Spleen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74A4870" w14:textId="05029D23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SP-3 -&gt;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SP-</w:t>
            </w:r>
            <w:r w:rsidR="007679E5" w:rsidRPr="003A4A25">
              <w:rPr>
                <w:rFonts w:eastAsia="Times New Roman"/>
                <w:sz w:val="17"/>
                <w:szCs w:val="17"/>
              </w:rPr>
              <w:t>10*</w:t>
            </w:r>
          </w:p>
        </w:tc>
      </w:tr>
      <w:tr w:rsidR="003A4A25" w:rsidRPr="003A4A25" w14:paraId="12816A14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485220B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11:00 AM – 1:00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277C52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Heart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7D35C1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HT-8</w:t>
            </w:r>
          </w:p>
        </w:tc>
      </w:tr>
      <w:tr w:rsidR="003A4A25" w:rsidRPr="003A4A25" w14:paraId="40D831D7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9CF4BD3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1:00 PM – 3:00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09C86DC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Small Intestine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FEEA261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SI-5</w:t>
            </w:r>
          </w:p>
        </w:tc>
      </w:tr>
      <w:tr w:rsidR="003A4A25" w:rsidRPr="003A4A25" w14:paraId="3BB306AD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0FCCD5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3:00 PM – 5:00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D5E39FA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Bladder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2E30E93" w14:textId="2B957E8D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BL-66 -&gt;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BL-</w:t>
            </w:r>
            <w:r w:rsidR="007679E5" w:rsidRPr="003A4A25">
              <w:rPr>
                <w:rFonts w:eastAsia="Times New Roman"/>
                <w:sz w:val="17"/>
                <w:szCs w:val="17"/>
              </w:rPr>
              <w:t>2*</w:t>
            </w:r>
          </w:p>
        </w:tc>
      </w:tr>
      <w:tr w:rsidR="003A4A25" w:rsidRPr="003A4A25" w14:paraId="0B176855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E13FC8D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5:00 PM – 7:00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FCCA808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Kidney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9570995" w14:textId="15593E57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KI-10 -&gt;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KI-</w:t>
            </w:r>
            <w:r w:rsidR="007679E5" w:rsidRPr="003A4A25">
              <w:rPr>
                <w:rFonts w:eastAsia="Times New Roman"/>
                <w:sz w:val="17"/>
                <w:szCs w:val="17"/>
              </w:rPr>
              <w:t>27</w:t>
            </w:r>
            <w:r w:rsidR="009F1FC7" w:rsidRPr="003A4A25">
              <w:rPr>
                <w:rFonts w:eastAsia="Times New Roman"/>
                <w:sz w:val="17"/>
                <w:szCs w:val="17"/>
              </w:rPr>
              <w:t>*</w:t>
            </w:r>
          </w:p>
        </w:tc>
      </w:tr>
      <w:tr w:rsidR="003A4A25" w:rsidRPr="003A4A25" w14:paraId="0B837CC6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C0A3822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7:00 PM – 9:00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F182D1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Pericardium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D87BDA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PC-8</w:t>
            </w:r>
          </w:p>
        </w:tc>
      </w:tr>
      <w:tr w:rsidR="003A4A25" w:rsidRPr="003A4A25" w14:paraId="30C82B4E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E5667F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9:00 PM – 11:00 PM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3DF0C66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San Jiao (Triple Warmer)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EEBA28E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SJ-6</w:t>
            </w:r>
          </w:p>
        </w:tc>
      </w:tr>
      <w:tr w:rsidR="003A4A25" w:rsidRPr="003A4A25" w14:paraId="57F3A2E1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A3223C9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11:00 PM – 1:00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40937E55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Gallbladder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5625213" w14:textId="1B0A31D0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GB-41 -&gt;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GB-</w:t>
            </w:r>
            <w:r w:rsidR="007679E5" w:rsidRPr="003A4A25">
              <w:rPr>
                <w:rFonts w:eastAsia="Times New Roman"/>
                <w:sz w:val="17"/>
                <w:szCs w:val="17"/>
              </w:rPr>
              <w:t>20*</w:t>
            </w:r>
          </w:p>
        </w:tc>
      </w:tr>
      <w:tr w:rsidR="003A4A25" w:rsidRPr="003A4A25" w14:paraId="59D9CEA2" w14:textId="77777777">
        <w:trPr>
          <w:divId w:val="180803987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8BC74DF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1:00 AM – 3:00 AM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0DC4E67" w14:textId="77777777" w:rsidR="00FC5C97" w:rsidRPr="003A4A25" w:rsidRDefault="009F1FC7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>Liver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EB89286" w14:textId="44A116EB" w:rsidR="00FC5C97" w:rsidRPr="003A4A25" w:rsidRDefault="00B76942">
            <w:pPr>
              <w:jc w:val="center"/>
              <w:rPr>
                <w:rFonts w:eastAsia="Times New Roman"/>
                <w:sz w:val="17"/>
                <w:szCs w:val="17"/>
              </w:rPr>
            </w:pPr>
            <w:r w:rsidRPr="003A4A25">
              <w:rPr>
                <w:rFonts w:eastAsia="Times New Roman"/>
                <w:sz w:val="17"/>
                <w:szCs w:val="17"/>
              </w:rPr>
              <w:t xml:space="preserve">LIV-1 -&gt; </w:t>
            </w:r>
            <w:r w:rsidR="009F1FC7" w:rsidRPr="003A4A25">
              <w:rPr>
                <w:rFonts w:eastAsia="Times New Roman"/>
                <w:sz w:val="17"/>
                <w:szCs w:val="17"/>
              </w:rPr>
              <w:t>LIV-</w:t>
            </w:r>
            <w:r w:rsidR="007679E5" w:rsidRPr="003A4A25">
              <w:rPr>
                <w:rFonts w:eastAsia="Times New Roman"/>
                <w:sz w:val="17"/>
                <w:szCs w:val="17"/>
              </w:rPr>
              <w:t>8*</w:t>
            </w:r>
          </w:p>
        </w:tc>
      </w:tr>
    </w:tbl>
    <w:p w14:paraId="13D90049" w14:textId="766D97C5" w:rsidR="00FC5C97" w:rsidRPr="003A4A25" w:rsidRDefault="003A4A25" w:rsidP="003A4A25">
      <w:pPr>
        <w:pStyle w:val="newparagraph"/>
        <w:spacing w:before="0" w:beforeAutospacing="0" w:after="450"/>
        <w:jc w:val="center"/>
        <w:divId w:val="1808039875"/>
        <w:rPr>
          <w:sz w:val="22"/>
          <w:szCs w:val="22"/>
        </w:rPr>
      </w:pPr>
      <w:r>
        <w:rPr>
          <w:rStyle w:val="Emphasis"/>
          <w:sz w:val="22"/>
          <w:szCs w:val="22"/>
        </w:rPr>
        <w:br/>
        <w:t>Table 1</w:t>
      </w:r>
      <w:r>
        <w:rPr>
          <w:rStyle w:val="Emphasis"/>
          <w:sz w:val="22"/>
          <w:szCs w:val="22"/>
        </w:rPr>
        <w:br/>
      </w:r>
      <w:r w:rsidR="00D56D41" w:rsidRPr="003A4A25">
        <w:rPr>
          <w:rStyle w:val="Emphasis"/>
          <w:sz w:val="22"/>
          <w:szCs w:val="22"/>
        </w:rPr>
        <w:t>The</w:t>
      </w:r>
      <w:r w:rsidR="00B76942" w:rsidRPr="003A4A25">
        <w:rPr>
          <w:rStyle w:val="Emphasis"/>
          <w:sz w:val="22"/>
          <w:szCs w:val="22"/>
        </w:rPr>
        <w:t xml:space="preserve"> </w:t>
      </w:r>
      <w:r>
        <w:rPr>
          <w:rStyle w:val="Emphasis"/>
          <w:sz w:val="22"/>
          <w:szCs w:val="22"/>
        </w:rPr>
        <w:t xml:space="preserve">* suggested </w:t>
      </w:r>
      <w:r w:rsidR="00D56D41" w:rsidRPr="003A4A25">
        <w:rPr>
          <w:rStyle w:val="Emphasis"/>
          <w:sz w:val="22"/>
          <w:szCs w:val="22"/>
        </w:rPr>
        <w:t xml:space="preserve">points are </w:t>
      </w:r>
      <w:r w:rsidR="00D623EC" w:rsidRPr="003A4A25">
        <w:rPr>
          <w:rStyle w:val="Emphasis"/>
          <w:sz w:val="22"/>
          <w:szCs w:val="22"/>
        </w:rPr>
        <w:t xml:space="preserve">modifications implemented </w:t>
      </w:r>
      <w:r w:rsidR="00D56D41" w:rsidRPr="003A4A25">
        <w:rPr>
          <w:rStyle w:val="Emphasis"/>
          <w:sz w:val="22"/>
          <w:szCs w:val="22"/>
        </w:rPr>
        <w:t xml:space="preserve">for </w:t>
      </w:r>
      <w:r w:rsidR="009F1FC7" w:rsidRPr="003A4A25">
        <w:rPr>
          <w:rStyle w:val="Emphasis"/>
          <w:sz w:val="22"/>
          <w:szCs w:val="22"/>
        </w:rPr>
        <w:t>practical accessibility.</w:t>
      </w:r>
    </w:p>
    <w:p w14:paraId="2C5313C2" w14:textId="48C86032" w:rsidR="009B1DDC" w:rsidRDefault="00D34DD8" w:rsidP="00D623EC">
      <w:pPr>
        <w:pStyle w:val="Heading4"/>
        <w:divId w:val="1808039875"/>
        <w:rPr>
          <w:b w:val="0"/>
          <w:bCs w:val="0"/>
        </w:rPr>
      </w:pPr>
      <w:r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Point C</w:t>
      </w:r>
      <w:r w:rsidR="00D623EC" w:rsidRPr="00184300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 xml:space="preserve">hanges for </w:t>
      </w:r>
      <w:r w:rsidR="009B1DDC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 xml:space="preserve">Practical </w:t>
      </w:r>
      <w:r w:rsidR="003A4A25" w:rsidRPr="00184300">
        <w:rPr>
          <w:rStyle w:val="Heading2Char"/>
          <w:rFonts w:ascii="Times New Roman" w:hAnsi="Times New Roman" w:cs="Times New Roman"/>
          <w:color w:val="000000" w:themeColor="text1"/>
          <w:sz w:val="28"/>
          <w:szCs w:val="28"/>
        </w:rPr>
        <w:t>Accessibility</w:t>
      </w:r>
      <w:r w:rsidR="00D623EC" w:rsidRPr="00184300">
        <w:rPr>
          <w:color w:val="000000" w:themeColor="text1"/>
        </w:rPr>
        <w:br/>
      </w:r>
      <w:r w:rsidR="00D623EC" w:rsidRPr="002472C7">
        <w:rPr>
          <w:b w:val="0"/>
          <w:bCs w:val="0"/>
        </w:rPr>
        <w:br/>
      </w:r>
      <w:del w:id="157" w:author="Steven Schram" w:date="2026-06-15T18:22:00Z">
        <w:r w:rsidR="0097562B" w:rsidDel="006F1280">
          <w:rPr>
            <w:b w:val="0"/>
            <w:bCs w:val="0"/>
          </w:rPr>
          <w:delText xml:space="preserve">While </w:delText>
        </w:r>
      </w:del>
      <w:r w:rsidR="0097562B">
        <w:rPr>
          <w:b w:val="0"/>
          <w:bCs w:val="0"/>
        </w:rPr>
        <w:t xml:space="preserve">Amaro recommended </w:t>
      </w:r>
      <w:ins w:id="158" w:author="Steven Schram" w:date="2026-06-15T18:23:00Z">
        <w:r w:rsidR="006F1280">
          <w:rPr>
            <w:b w:val="0"/>
            <w:bCs w:val="0"/>
          </w:rPr>
          <w:t xml:space="preserve">using </w:t>
        </w:r>
      </w:ins>
      <w:del w:id="159" w:author="Steve" w:date="2026-06-15T17:01:00Z">
        <w:r w:rsidR="009B1DDC" w:rsidDel="00780B67">
          <w:rPr>
            <w:b w:val="0"/>
            <w:bCs w:val="0"/>
          </w:rPr>
          <w:delText xml:space="preserve">stimulating </w:delText>
        </w:r>
      </w:del>
      <w:r w:rsidR="0097562B">
        <w:rPr>
          <w:b w:val="0"/>
          <w:bCs w:val="0"/>
        </w:rPr>
        <w:t xml:space="preserve">the </w:t>
      </w:r>
      <w:ins w:id="160" w:author="Steve" w:date="2026-06-15T17:01:00Z">
        <w:r w:rsidR="00780B67">
          <w:rPr>
            <w:b w:val="0"/>
            <w:bCs w:val="0"/>
          </w:rPr>
          <w:t xml:space="preserve">actual </w:t>
        </w:r>
      </w:ins>
      <w:r w:rsidR="0097562B">
        <w:rPr>
          <w:b w:val="0"/>
          <w:bCs w:val="0"/>
        </w:rPr>
        <w:t>horary points on each meridian</w:t>
      </w:r>
      <w:ins w:id="161" w:author="Steve" w:date="2026-06-15T17:01:00Z">
        <w:r w:rsidR="00780B67">
          <w:rPr>
            <w:b w:val="0"/>
            <w:bCs w:val="0"/>
          </w:rPr>
          <w:t>. But</w:t>
        </w:r>
      </w:ins>
      <w:ins w:id="162" w:author="Steve" w:date="2026-06-15T17:02:00Z">
        <w:r w:rsidR="00780B67">
          <w:rPr>
            <w:b w:val="0"/>
            <w:bCs w:val="0"/>
          </w:rPr>
          <w:t xml:space="preserve"> early</w:t>
        </w:r>
      </w:ins>
      <w:del w:id="163" w:author="Steve" w:date="2026-06-15T17:02:00Z">
        <w:r w:rsidR="0097562B" w:rsidDel="00780B67">
          <w:rPr>
            <w:b w:val="0"/>
            <w:bCs w:val="0"/>
          </w:rPr>
          <w:delText xml:space="preserve">, </w:delText>
        </w:r>
        <w:r w:rsidR="009B1DDC" w:rsidDel="00780B67">
          <w:rPr>
            <w:b w:val="0"/>
            <w:bCs w:val="0"/>
          </w:rPr>
          <w:delText>initial</w:delText>
        </w:r>
      </w:del>
      <w:r w:rsidR="009B1DDC">
        <w:rPr>
          <w:b w:val="0"/>
          <w:bCs w:val="0"/>
        </w:rPr>
        <w:t xml:space="preserve"> </w:t>
      </w:r>
      <w:r w:rsidR="0097562B">
        <w:rPr>
          <w:b w:val="0"/>
          <w:bCs w:val="0"/>
        </w:rPr>
        <w:t>test</w:t>
      </w:r>
      <w:r>
        <w:rPr>
          <w:b w:val="0"/>
          <w:bCs w:val="0"/>
        </w:rPr>
        <w:t xml:space="preserve">ers </w:t>
      </w:r>
      <w:del w:id="164" w:author="Steve" w:date="2026-06-15T17:02:00Z">
        <w:r w:rsidR="0097562B" w:rsidDel="00780B67">
          <w:rPr>
            <w:b w:val="0"/>
            <w:bCs w:val="0"/>
          </w:rPr>
          <w:delText>of the app</w:delText>
        </w:r>
        <w:r w:rsidR="00D623EC" w:rsidRPr="002472C7" w:rsidDel="00780B67">
          <w:rPr>
            <w:b w:val="0"/>
            <w:bCs w:val="0"/>
          </w:rPr>
          <w:delText xml:space="preserve"> </w:delText>
        </w:r>
        <w:r w:rsidR="006F4972" w:rsidDel="00780B67">
          <w:rPr>
            <w:b w:val="0"/>
            <w:bCs w:val="0"/>
          </w:rPr>
          <w:delText xml:space="preserve">who were </w:delText>
        </w:r>
      </w:del>
      <w:r w:rsidR="00D623EC" w:rsidRPr="002472C7">
        <w:rPr>
          <w:b w:val="0"/>
          <w:bCs w:val="0"/>
        </w:rPr>
        <w:t xml:space="preserve">flying </w:t>
      </w:r>
      <w:r w:rsidR="008D37B0">
        <w:rPr>
          <w:b w:val="0"/>
          <w:bCs w:val="0"/>
        </w:rPr>
        <w:t>economy class</w:t>
      </w:r>
      <w:r w:rsidR="00D623EC" w:rsidRPr="002472C7">
        <w:rPr>
          <w:b w:val="0"/>
          <w:bCs w:val="0"/>
        </w:rPr>
        <w:t xml:space="preserve"> </w:t>
      </w:r>
      <w:ins w:id="165" w:author="Steve" w:date="2026-06-15T17:02:00Z">
        <w:r w:rsidR="00780B67">
          <w:rPr>
            <w:b w:val="0"/>
            <w:bCs w:val="0"/>
          </w:rPr>
          <w:t xml:space="preserve">often did not want </w:t>
        </w:r>
      </w:ins>
      <w:del w:id="166" w:author="Steve" w:date="2026-06-15T17:02:00Z">
        <w:r w:rsidDel="00780B67">
          <w:rPr>
            <w:b w:val="0"/>
            <w:bCs w:val="0"/>
          </w:rPr>
          <w:delText xml:space="preserve">were </w:delText>
        </w:r>
        <w:r w:rsidR="006F4972" w:rsidDel="00780B67">
          <w:rPr>
            <w:b w:val="0"/>
            <w:bCs w:val="0"/>
          </w:rPr>
          <w:delText>hesitant</w:delText>
        </w:r>
        <w:r w:rsidDel="00780B67">
          <w:rPr>
            <w:b w:val="0"/>
            <w:bCs w:val="0"/>
          </w:rPr>
          <w:delText xml:space="preserve"> </w:delText>
        </w:r>
      </w:del>
      <w:r>
        <w:rPr>
          <w:b w:val="0"/>
          <w:bCs w:val="0"/>
        </w:rPr>
        <w:t>to remove</w:t>
      </w:r>
      <w:r w:rsidR="0097562B">
        <w:rPr>
          <w:b w:val="0"/>
          <w:bCs w:val="0"/>
        </w:rPr>
        <w:t xml:space="preserve"> </w:t>
      </w:r>
      <w:ins w:id="167" w:author="Steve" w:date="2026-06-15T17:02:00Z">
        <w:r w:rsidR="00780B67">
          <w:rPr>
            <w:b w:val="0"/>
            <w:bCs w:val="0"/>
          </w:rPr>
          <w:t xml:space="preserve">their </w:t>
        </w:r>
      </w:ins>
      <w:r w:rsidR="0097562B">
        <w:rPr>
          <w:b w:val="0"/>
          <w:bCs w:val="0"/>
        </w:rPr>
        <w:t xml:space="preserve">shoes to </w:t>
      </w:r>
      <w:ins w:id="168" w:author="Steve" w:date="2026-06-15T17:02:00Z">
        <w:r w:rsidR="00780B67">
          <w:rPr>
            <w:b w:val="0"/>
            <w:bCs w:val="0"/>
          </w:rPr>
          <w:t xml:space="preserve">reach the </w:t>
        </w:r>
      </w:ins>
      <w:del w:id="169" w:author="Steve" w:date="2026-06-15T17:02:00Z">
        <w:r w:rsidDel="00780B67">
          <w:rPr>
            <w:b w:val="0"/>
            <w:bCs w:val="0"/>
          </w:rPr>
          <w:delText>stimulate</w:delText>
        </w:r>
        <w:r w:rsidR="00D623EC" w:rsidRPr="002472C7" w:rsidDel="00780B67">
          <w:rPr>
            <w:b w:val="0"/>
            <w:bCs w:val="0"/>
          </w:rPr>
          <w:delText xml:space="preserve"> </w:delText>
        </w:r>
      </w:del>
      <w:r w:rsidR="00D623EC" w:rsidRPr="002472C7">
        <w:rPr>
          <w:b w:val="0"/>
          <w:bCs w:val="0"/>
        </w:rPr>
        <w:t xml:space="preserve">ankle and foot points. </w:t>
      </w:r>
      <w:ins w:id="170" w:author="Steve" w:date="2026-06-15T17:03:00Z">
        <w:r w:rsidR="00780B67">
          <w:rPr>
            <w:b w:val="0"/>
            <w:bCs w:val="0"/>
          </w:rPr>
          <w:t xml:space="preserve">We substituted easier to reach points </w:t>
        </w:r>
      </w:ins>
      <w:del w:id="171" w:author="Steve" w:date="2026-06-15T17:03:00Z">
        <w:r w:rsidDel="00074CEF">
          <w:rPr>
            <w:b w:val="0"/>
            <w:bCs w:val="0"/>
          </w:rPr>
          <w:delText xml:space="preserve">Our solution was to use alternative channel points to replace “inaccessible” points understanding that </w:delText>
        </w:r>
        <w:r w:rsidR="00D623EC" w:rsidRPr="002472C7" w:rsidDel="00074CEF">
          <w:rPr>
            <w:b w:val="0"/>
            <w:bCs w:val="0"/>
          </w:rPr>
          <w:delText xml:space="preserve">it </w:delText>
        </w:r>
        <w:r w:rsidR="009B1DDC" w:rsidDel="00074CEF">
          <w:rPr>
            <w:b w:val="0"/>
            <w:bCs w:val="0"/>
          </w:rPr>
          <w:delText>would be</w:delText>
        </w:r>
        <w:r w:rsidR="00D623EC" w:rsidRPr="002472C7" w:rsidDel="00074CEF">
          <w:rPr>
            <w:b w:val="0"/>
            <w:bCs w:val="0"/>
          </w:rPr>
          <w:delText xml:space="preserve"> better to stimulate</w:delText>
        </w:r>
      </w:del>
      <w:ins w:id="172" w:author="Steve" w:date="2026-06-15T17:03:00Z">
        <w:del w:id="173" w:author="Steven Schram" w:date="2026-06-15T18:23:00Z">
          <w:r w:rsidR="00074CEF" w:rsidDel="006F1280">
            <w:rPr>
              <w:b w:val="0"/>
              <w:bCs w:val="0"/>
            </w:rPr>
            <w:delText>o</w:delText>
          </w:r>
        </w:del>
      </w:ins>
      <w:del w:id="174" w:author="Steven Schram" w:date="2026-06-15T18:27:00Z">
        <w:r w:rsidR="00D623EC" w:rsidRPr="002472C7" w:rsidDel="0012533D">
          <w:rPr>
            <w:b w:val="0"/>
            <w:bCs w:val="0"/>
          </w:rPr>
          <w:delText xml:space="preserve"> </w:delText>
        </w:r>
      </w:del>
      <w:ins w:id="175" w:author="Steve" w:date="2026-06-15T17:03:00Z">
        <w:r w:rsidR="00074CEF">
          <w:rPr>
            <w:b w:val="0"/>
            <w:bCs w:val="0"/>
          </w:rPr>
          <w:t xml:space="preserve">on </w:t>
        </w:r>
      </w:ins>
      <w:r w:rsidR="000F39C9">
        <w:rPr>
          <w:b w:val="0"/>
          <w:bCs w:val="0"/>
        </w:rPr>
        <w:t xml:space="preserve">the </w:t>
      </w:r>
      <w:ins w:id="176" w:author="Steve" w:date="2026-06-15T17:03:00Z">
        <w:r w:rsidR="00074CEF">
          <w:rPr>
            <w:b w:val="0"/>
            <w:bCs w:val="0"/>
          </w:rPr>
          <w:t xml:space="preserve">same </w:t>
        </w:r>
      </w:ins>
      <w:r w:rsidR="009B1DDC">
        <w:rPr>
          <w:b w:val="0"/>
          <w:bCs w:val="0"/>
        </w:rPr>
        <w:t xml:space="preserve">channel </w:t>
      </w:r>
      <w:ins w:id="177" w:author="Steve" w:date="2026-06-15T17:04:00Z">
        <w:r w:rsidR="00074CEF">
          <w:rPr>
            <w:b w:val="0"/>
            <w:bCs w:val="0"/>
          </w:rPr>
          <w:t>thinking</w:t>
        </w:r>
      </w:ins>
      <w:ins w:id="178" w:author="Steven Schram" w:date="2026-06-15T18:27:00Z">
        <w:r w:rsidR="0012533D">
          <w:rPr>
            <w:b w:val="0"/>
            <w:bCs w:val="0"/>
          </w:rPr>
          <w:t xml:space="preserve"> that</w:t>
        </w:r>
      </w:ins>
      <w:ins w:id="179" w:author="Steve" w:date="2026-06-15T17:04:00Z">
        <w:r w:rsidR="00074CEF">
          <w:rPr>
            <w:b w:val="0"/>
            <w:bCs w:val="0"/>
          </w:rPr>
          <w:t xml:space="preserve"> it would be better </w:t>
        </w:r>
      </w:ins>
      <w:del w:id="180" w:author="Steve" w:date="2026-06-15T17:04:00Z">
        <w:r w:rsidDel="00074CEF">
          <w:rPr>
            <w:b w:val="0"/>
            <w:bCs w:val="0"/>
          </w:rPr>
          <w:delText>with a</w:delText>
        </w:r>
        <w:r w:rsidR="006F4972" w:rsidDel="00074CEF">
          <w:rPr>
            <w:b w:val="0"/>
            <w:bCs w:val="0"/>
          </w:rPr>
          <w:delText xml:space="preserve"> </w:delText>
        </w:r>
        <w:r w:rsidDel="00074CEF">
          <w:rPr>
            <w:b w:val="0"/>
            <w:bCs w:val="0"/>
          </w:rPr>
          <w:delText xml:space="preserve">“non-ideal” </w:delText>
        </w:r>
        <w:r w:rsidR="006F4972" w:rsidDel="00074CEF">
          <w:rPr>
            <w:b w:val="0"/>
            <w:bCs w:val="0"/>
          </w:rPr>
          <w:delText xml:space="preserve">yet accessible </w:delText>
        </w:r>
        <w:r w:rsidDel="00074CEF">
          <w:rPr>
            <w:b w:val="0"/>
            <w:bCs w:val="0"/>
          </w:rPr>
          <w:delText xml:space="preserve">point </w:delText>
        </w:r>
        <w:r w:rsidR="00D623EC" w:rsidRPr="002472C7" w:rsidDel="00074CEF">
          <w:rPr>
            <w:b w:val="0"/>
            <w:bCs w:val="0"/>
          </w:rPr>
          <w:delText xml:space="preserve">rather </w:delText>
        </w:r>
      </w:del>
      <w:r w:rsidR="00D623EC" w:rsidRPr="002472C7">
        <w:rPr>
          <w:b w:val="0"/>
          <w:bCs w:val="0"/>
        </w:rPr>
        <w:t>than skip</w:t>
      </w:r>
      <w:ins w:id="181" w:author="Steve" w:date="2026-06-15T17:05:00Z">
        <w:r w:rsidR="00074CEF">
          <w:rPr>
            <w:b w:val="0"/>
            <w:bCs w:val="0"/>
          </w:rPr>
          <w:t>ping</w:t>
        </w:r>
        <w:del w:id="182" w:author="Steven Schram" w:date="2026-06-15T18:35:00Z">
          <w:r w:rsidR="00074CEF" w:rsidDel="00723592">
            <w:rPr>
              <w:b w:val="0"/>
              <w:bCs w:val="0"/>
            </w:rPr>
            <w:delText xml:space="preserve"> </w:delText>
          </w:r>
        </w:del>
      </w:ins>
      <w:r w:rsidR="00D623EC" w:rsidRPr="002472C7">
        <w:rPr>
          <w:b w:val="0"/>
          <w:bCs w:val="0"/>
        </w:rPr>
        <w:t xml:space="preserve"> </w:t>
      </w:r>
      <w:r w:rsidR="009B1DDC">
        <w:rPr>
          <w:b w:val="0"/>
          <w:bCs w:val="0"/>
        </w:rPr>
        <w:t>th</w:t>
      </w:r>
      <w:ins w:id="183" w:author="Steve" w:date="2026-06-15T17:05:00Z">
        <w:r w:rsidR="00074CEF">
          <w:rPr>
            <w:b w:val="0"/>
            <w:bCs w:val="0"/>
          </w:rPr>
          <w:t>at time window</w:t>
        </w:r>
      </w:ins>
      <w:del w:id="184" w:author="Steve" w:date="2026-06-15T17:05:00Z">
        <w:r w:rsidR="009B1DDC" w:rsidDel="00074CEF">
          <w:rPr>
            <w:b w:val="0"/>
            <w:bCs w:val="0"/>
          </w:rPr>
          <w:delText>e channel</w:delText>
        </w:r>
      </w:del>
      <w:r w:rsidR="009B1DDC">
        <w:rPr>
          <w:b w:val="0"/>
          <w:bCs w:val="0"/>
        </w:rPr>
        <w:t xml:space="preserve"> altogether</w:t>
      </w:r>
      <w:r w:rsidR="00D623EC" w:rsidRPr="002472C7">
        <w:rPr>
          <w:b w:val="0"/>
          <w:bCs w:val="0"/>
        </w:rPr>
        <w:t xml:space="preserve">. </w:t>
      </w:r>
    </w:p>
    <w:p w14:paraId="5D62AE82" w14:textId="6D10458D" w:rsidR="00D623EC" w:rsidRPr="006A0647" w:rsidRDefault="00311EA4" w:rsidP="00D623EC">
      <w:pPr>
        <w:pStyle w:val="Heading4"/>
        <w:divId w:val="1808039875"/>
        <w:rPr>
          <w:b w:val="0"/>
          <w:color w:val="222222"/>
          <w:shd w:val="clear" w:color="auto" w:fill="FFFFFF"/>
        </w:rPr>
      </w:pPr>
      <w:r>
        <w:rPr>
          <w:b w:val="0"/>
          <w:bCs w:val="0"/>
        </w:rPr>
        <w:t xml:space="preserve">For </w:t>
      </w:r>
      <w:del w:id="185" w:author="Steve" w:date="2026-06-15T17:05:00Z">
        <w:r w:rsidDel="00074CEF">
          <w:rPr>
            <w:b w:val="0"/>
            <w:bCs w:val="0"/>
          </w:rPr>
          <w:delText xml:space="preserve">practicality and </w:delText>
        </w:r>
      </w:del>
      <w:r>
        <w:rPr>
          <w:b w:val="0"/>
          <w:bCs w:val="0"/>
        </w:rPr>
        <w:t>eas</w:t>
      </w:r>
      <w:ins w:id="186" w:author="Steve" w:date="2026-06-15T17:05:00Z">
        <w:r w:rsidR="00074CEF">
          <w:rPr>
            <w:b w:val="0"/>
            <w:bCs w:val="0"/>
          </w:rPr>
          <w:t>i</w:t>
        </w:r>
      </w:ins>
      <w:r>
        <w:rPr>
          <w:b w:val="0"/>
          <w:bCs w:val="0"/>
        </w:rPr>
        <w:t>e</w:t>
      </w:r>
      <w:ins w:id="187" w:author="Steve" w:date="2026-06-15T17:05:00Z">
        <w:r w:rsidR="00074CEF">
          <w:rPr>
            <w:b w:val="0"/>
            <w:bCs w:val="0"/>
          </w:rPr>
          <w:t>r</w:t>
        </w:r>
      </w:ins>
      <w:r>
        <w:rPr>
          <w:b w:val="0"/>
          <w:bCs w:val="0"/>
        </w:rPr>
        <w:t xml:space="preserve"> </w:t>
      </w:r>
      <w:del w:id="188" w:author="Steve" w:date="2026-06-15T17:05:00Z">
        <w:r w:rsidDel="00074CEF">
          <w:rPr>
            <w:b w:val="0"/>
            <w:bCs w:val="0"/>
          </w:rPr>
          <w:delText xml:space="preserve">of </w:delText>
        </w:r>
      </w:del>
      <w:r>
        <w:rPr>
          <w:b w:val="0"/>
          <w:bCs w:val="0"/>
        </w:rPr>
        <w:t>location, w</w:t>
      </w:r>
      <w:r w:rsidR="009B1DDC">
        <w:rPr>
          <w:b w:val="0"/>
          <w:bCs w:val="0"/>
        </w:rPr>
        <w:t xml:space="preserve">e chose to use </w:t>
      </w:r>
      <w:r w:rsidR="00D623EC" w:rsidRPr="002472C7">
        <w:rPr>
          <w:b w:val="0"/>
          <w:bCs w:val="0"/>
        </w:rPr>
        <w:t xml:space="preserve">SP-10 </w:t>
      </w:r>
      <w:del w:id="189" w:author="Steve" w:date="2026-06-15T17:05:00Z">
        <w:r w:rsidR="00D623EC" w:rsidRPr="002472C7" w:rsidDel="00074CEF">
          <w:rPr>
            <w:b w:val="0"/>
            <w:bCs w:val="0"/>
          </w:rPr>
          <w:delText xml:space="preserve">(above the knee) </w:delText>
        </w:r>
      </w:del>
      <w:r w:rsidR="00D623EC" w:rsidRPr="002472C7">
        <w:rPr>
          <w:b w:val="0"/>
          <w:bCs w:val="0"/>
        </w:rPr>
        <w:t>for SP-3, BL-2</w:t>
      </w:r>
      <w:del w:id="190" w:author="Steven Schram" w:date="2026-06-15T18:28:00Z">
        <w:r w:rsidR="00D623EC" w:rsidRPr="002472C7" w:rsidDel="00421133">
          <w:rPr>
            <w:b w:val="0"/>
            <w:bCs w:val="0"/>
          </w:rPr>
          <w:delText xml:space="preserve"> </w:delText>
        </w:r>
      </w:del>
      <w:del w:id="191" w:author="Steve" w:date="2026-06-15T17:06:00Z">
        <w:r w:rsidR="00D623EC" w:rsidRPr="002472C7" w:rsidDel="00074CEF">
          <w:rPr>
            <w:b w:val="0"/>
            <w:bCs w:val="0"/>
          </w:rPr>
          <w:delText>(inner eyebrow)</w:delText>
        </w:r>
      </w:del>
      <w:r w:rsidR="00D623EC" w:rsidRPr="002472C7">
        <w:rPr>
          <w:b w:val="0"/>
          <w:bCs w:val="0"/>
        </w:rPr>
        <w:t xml:space="preserve"> for BL-66, GB-20 </w:t>
      </w:r>
      <w:del w:id="192" w:author="Steve" w:date="2026-06-15T17:06:00Z">
        <w:r w:rsidR="00D623EC" w:rsidRPr="002472C7" w:rsidDel="00074CEF">
          <w:rPr>
            <w:b w:val="0"/>
            <w:bCs w:val="0"/>
          </w:rPr>
          <w:delText xml:space="preserve">(back of head) </w:delText>
        </w:r>
      </w:del>
      <w:r w:rsidR="00D623EC" w:rsidRPr="002472C7">
        <w:rPr>
          <w:b w:val="0"/>
          <w:bCs w:val="0"/>
        </w:rPr>
        <w:t xml:space="preserve">for GB-41, LIV-8 </w:t>
      </w:r>
      <w:del w:id="193" w:author="Steve" w:date="2026-06-15T17:06:00Z">
        <w:r w:rsidR="00D623EC" w:rsidRPr="002472C7" w:rsidDel="00074CEF">
          <w:rPr>
            <w:b w:val="0"/>
            <w:bCs w:val="0"/>
          </w:rPr>
          <w:delText xml:space="preserve">(medial knee) </w:delText>
        </w:r>
      </w:del>
      <w:r w:rsidR="00D623EC" w:rsidRPr="002472C7">
        <w:rPr>
          <w:b w:val="0"/>
          <w:bCs w:val="0"/>
        </w:rPr>
        <w:t xml:space="preserve">for LIV-1, and KI-27 </w:t>
      </w:r>
      <w:del w:id="194" w:author="Steve" w:date="2026-06-15T17:06:00Z">
        <w:r w:rsidR="00D623EC" w:rsidRPr="002472C7" w:rsidDel="00074CEF">
          <w:rPr>
            <w:b w:val="0"/>
            <w:bCs w:val="0"/>
          </w:rPr>
          <w:delText>(upper chest)</w:delText>
        </w:r>
      </w:del>
      <w:del w:id="195" w:author="Steven Schram" w:date="2026-06-15T18:35:00Z">
        <w:r w:rsidR="00D623EC" w:rsidRPr="002472C7" w:rsidDel="009E1A9D">
          <w:rPr>
            <w:b w:val="0"/>
            <w:bCs w:val="0"/>
          </w:rPr>
          <w:delText xml:space="preserve"> </w:delText>
        </w:r>
      </w:del>
      <w:r w:rsidR="00D623EC" w:rsidRPr="002472C7">
        <w:rPr>
          <w:b w:val="0"/>
          <w:bCs w:val="0"/>
        </w:rPr>
        <w:t>for KI-10</w:t>
      </w:r>
      <w:ins w:id="196" w:author="Steven Schram" w:date="2026-06-15T18:29:00Z">
        <w:r w:rsidR="00421133">
          <w:rPr>
            <w:b w:val="0"/>
            <w:bCs w:val="0"/>
          </w:rPr>
          <w:t xml:space="preserve"> (see Table 1)</w:t>
        </w:r>
      </w:ins>
      <w:r w:rsidR="00D623EC" w:rsidRPr="002472C7">
        <w:rPr>
          <w:b w:val="0"/>
          <w:bCs w:val="0"/>
        </w:rPr>
        <w:t>. In TCM</w:t>
      </w:r>
      <w:del w:id="197" w:author="Steve" w:date="2026-06-15T17:06:00Z">
        <w:r w:rsidR="00D623EC" w:rsidRPr="002472C7" w:rsidDel="00074CEF">
          <w:rPr>
            <w:b w:val="0"/>
            <w:bCs w:val="0"/>
          </w:rPr>
          <w:delText xml:space="preserve"> theory</w:delText>
        </w:r>
      </w:del>
      <w:r w:rsidR="00D623EC" w:rsidRPr="002472C7">
        <w:rPr>
          <w:b w:val="0"/>
          <w:bCs w:val="0"/>
        </w:rPr>
        <w:t xml:space="preserve">, </w:t>
      </w:r>
      <w:ins w:id="198" w:author="Steve" w:date="2026-06-15T17:06:00Z">
        <w:r w:rsidR="00074CEF">
          <w:rPr>
            <w:b w:val="0"/>
            <w:bCs w:val="0"/>
          </w:rPr>
          <w:t xml:space="preserve">stimulating </w:t>
        </w:r>
      </w:ins>
      <w:r w:rsidR="00D623EC" w:rsidRPr="002472C7">
        <w:rPr>
          <w:b w:val="0"/>
          <w:bCs w:val="0"/>
        </w:rPr>
        <w:t xml:space="preserve">any point on a meridian can </w:t>
      </w:r>
      <w:ins w:id="199" w:author="Steve" w:date="2026-06-15T17:06:00Z">
        <w:r w:rsidR="00074CEF">
          <w:rPr>
            <w:b w:val="0"/>
            <w:bCs w:val="0"/>
          </w:rPr>
          <w:t>influence</w:t>
        </w:r>
      </w:ins>
      <w:del w:id="200" w:author="Steve" w:date="2026-06-15T17:06:00Z">
        <w:r w:rsidR="00D623EC" w:rsidRPr="002472C7" w:rsidDel="00074CEF">
          <w:rPr>
            <w:b w:val="0"/>
            <w:bCs w:val="0"/>
          </w:rPr>
          <w:delText>affect</w:delText>
        </w:r>
      </w:del>
      <w:r w:rsidR="00D623EC" w:rsidRPr="002472C7">
        <w:rPr>
          <w:b w:val="0"/>
          <w:bCs w:val="0"/>
        </w:rPr>
        <w:t xml:space="preserve"> the </w:t>
      </w:r>
      <w:ins w:id="201" w:author="Steve" w:date="2026-06-15T17:06:00Z">
        <w:r w:rsidR="00074CEF">
          <w:rPr>
            <w:b w:val="0"/>
            <w:bCs w:val="0"/>
          </w:rPr>
          <w:t xml:space="preserve">whole channel </w:t>
        </w:r>
      </w:ins>
      <w:ins w:id="202" w:author="Steve" w:date="2026-06-15T17:07:00Z">
        <w:del w:id="203" w:author="Steven Schram" w:date="2026-06-15T18:30:00Z">
          <w:r w:rsidR="00074CEF" w:rsidDel="00662B98">
            <w:rPr>
              <w:b w:val="0"/>
              <w:bCs w:val="0"/>
            </w:rPr>
            <w:delText xml:space="preserve"> </w:delText>
          </w:r>
        </w:del>
        <w:r w:rsidR="00074CEF">
          <w:rPr>
            <w:b w:val="0"/>
            <w:bCs w:val="0"/>
          </w:rPr>
          <w:t xml:space="preserve">so these swaps keep the same </w:t>
        </w:r>
      </w:ins>
      <w:del w:id="204" w:author="Steve" w:date="2026-06-15T17:07:00Z">
        <w:r w:rsidR="00D623EC" w:rsidRPr="002472C7" w:rsidDel="00074CEF">
          <w:rPr>
            <w:b w:val="0"/>
            <w:bCs w:val="0"/>
          </w:rPr>
          <w:delText>entire pathway</w:delText>
        </w:r>
        <w:r w:rsidR="00382114" w:rsidDel="00074CEF">
          <w:rPr>
            <w:b w:val="0"/>
            <w:bCs w:val="0"/>
          </w:rPr>
          <w:delText>,</w:delText>
        </w:r>
        <w:r w:rsidR="00D623EC" w:rsidRPr="002472C7" w:rsidDel="00074CEF">
          <w:rPr>
            <w:b w:val="0"/>
            <w:bCs w:val="0"/>
          </w:rPr>
          <w:delText xml:space="preserve"> and this substitution maintains </w:delText>
        </w:r>
      </w:del>
      <w:r w:rsidR="00D623EC" w:rsidRPr="002472C7">
        <w:rPr>
          <w:b w:val="0"/>
          <w:bCs w:val="0"/>
        </w:rPr>
        <w:t xml:space="preserve">meridian </w:t>
      </w:r>
      <w:ins w:id="205" w:author="Steve" w:date="2026-06-15T17:07:00Z">
        <w:r w:rsidR="00074CEF">
          <w:rPr>
            <w:b w:val="0"/>
            <w:bCs w:val="0"/>
          </w:rPr>
          <w:t>timing while improving access</w:t>
        </w:r>
      </w:ins>
      <w:del w:id="206" w:author="Steve" w:date="2026-06-15T17:07:00Z">
        <w:r w:rsidR="00D623EC" w:rsidRPr="002472C7" w:rsidDel="00074CEF">
          <w:rPr>
            <w:b w:val="0"/>
            <w:bCs w:val="0"/>
          </w:rPr>
          <w:delText>specificity</w:delText>
        </w:r>
      </w:del>
      <w:r w:rsidR="00D623EC" w:rsidRPr="002472C7">
        <w:rPr>
          <w:b w:val="0"/>
          <w:bCs w:val="0"/>
        </w:rPr>
        <w:t>.</w:t>
      </w:r>
    </w:p>
    <w:p w14:paraId="24C811B0" w14:textId="0AE44F8E" w:rsidR="00FC5C97" w:rsidRPr="00D93B00" w:rsidRDefault="00451265">
      <w:pPr>
        <w:pStyle w:val="Heading2"/>
        <w:divId w:val="1808039875"/>
        <w:rPr>
          <w:rFonts w:eastAsia="Times New Roman"/>
          <w:color w:val="auto"/>
        </w:rPr>
      </w:pPr>
      <w:r w:rsidRPr="00D93B00">
        <w:rPr>
          <w:rFonts w:eastAsia="Times New Roman"/>
          <w:color w:val="auto"/>
        </w:rPr>
        <w:t>How to participate</w:t>
      </w:r>
    </w:p>
    <w:p w14:paraId="5AF95794" w14:textId="165F9CA8" w:rsidR="006F6169" w:rsidRDefault="00184300" w:rsidP="006F6169">
      <w:pPr>
        <w:divId w:val="1808039875"/>
        <w:rPr>
          <w:ins w:id="207" w:author="Steve" w:date="2026-06-15T17:09:00Z"/>
        </w:rPr>
      </w:pPr>
      <w:r>
        <w:t xml:space="preserve">On your iPhone, </w:t>
      </w:r>
      <w:ins w:id="208" w:author="Steve" w:date="2026-06-15T17:07:00Z">
        <w:r w:rsidR="006F6169">
          <w:t xml:space="preserve">get the </w:t>
        </w:r>
      </w:ins>
      <w:ins w:id="209" w:author="Steve" w:date="2026-06-15T17:08:00Z">
        <w:r w:rsidR="006F6169">
          <w:t>app</w:t>
        </w:r>
      </w:ins>
      <w:del w:id="210" w:author="Steve" w:date="2026-06-15T17:08:00Z">
        <w:r w:rsidDel="006F6169">
          <w:delText>g</w:delText>
        </w:r>
        <w:r w:rsidR="00451265" w:rsidDel="006F6169">
          <w:delText xml:space="preserve">o </w:delText>
        </w:r>
      </w:del>
      <w:ins w:id="211" w:author="Steven Schram" w:date="2026-06-15T18:36:00Z">
        <w:r w:rsidR="0052056A">
          <w:t xml:space="preserve"> </w:t>
        </w:r>
      </w:ins>
      <w:ins w:id="212" w:author="Steve" w:date="2026-06-15T17:08:00Z">
        <w:r w:rsidR="006F6169">
          <w:t xml:space="preserve">at </w:t>
        </w:r>
      </w:ins>
      <w:del w:id="213" w:author="Steve" w:date="2026-06-15T17:08:00Z">
        <w:r w:rsidR="00451265" w:rsidDel="006F6169">
          <w:delText>here</w:delText>
        </w:r>
      </w:del>
      <w:r w:rsidR="00451265">
        <w:t xml:space="preserve"> </w:t>
      </w:r>
      <w:ins w:id="214" w:author="Steven Schram" w:date="2026-06-15T18:46:00Z">
        <w:r w:rsidR="004F0BC6">
          <w:rPr>
            <w:rStyle w:val="Hyperlink"/>
          </w:rPr>
          <w:fldChar w:fldCharType="begin"/>
        </w:r>
        <w:r w:rsidR="004F0BC6">
          <w:rPr>
            <w:rStyle w:val="Hyperlink"/>
          </w:rPr>
          <w:instrText xml:space="preserve"> HYPERLINK "</w:instrText>
        </w:r>
      </w:ins>
      <w:r w:rsidR="004F0BC6" w:rsidRPr="004F0BC6">
        <w:rPr>
          <w:rStyle w:val="Hyperlink"/>
          <w:rPrChange w:id="215" w:author="Steven Schram" w:date="2026-06-15T18:46:00Z">
            <w:rPr>
              <w:rStyle w:val="Hyperlink"/>
            </w:rPr>
          </w:rPrChange>
        </w:rPr>
        <w:instrText>https://jetlagpro.com/#download</w:instrText>
      </w:r>
      <w:ins w:id="216" w:author="Steven Schram" w:date="2026-06-15T18:46:00Z">
        <w:r w:rsidR="004F0BC6">
          <w:rPr>
            <w:rStyle w:val="Hyperlink"/>
          </w:rPr>
          <w:instrText xml:space="preserve">" </w:instrText>
        </w:r>
        <w:r w:rsidR="004F0BC6">
          <w:rPr>
            <w:rStyle w:val="Hyperlink"/>
          </w:rPr>
          <w:fldChar w:fldCharType="separate"/>
        </w:r>
      </w:ins>
      <w:r w:rsidR="004F0BC6" w:rsidRPr="004F0BC6">
        <w:rPr>
          <w:rStyle w:val="Hyperlink"/>
        </w:rPr>
        <w:t>https://jetlagpro.com/#download</w:t>
      </w:r>
      <w:ins w:id="217" w:author="Steven Schram" w:date="2026-06-15T18:46:00Z">
        <w:r w:rsidR="004F0BC6">
          <w:rPr>
            <w:rStyle w:val="Hyperlink"/>
          </w:rPr>
          <w:fldChar w:fldCharType="end"/>
        </w:r>
      </w:ins>
      <w:del w:id="218" w:author="Steve" w:date="2026-06-15T17:08:00Z">
        <w:r w:rsidR="00550043" w:rsidDel="006F6169">
          <w:delText xml:space="preserve"> </w:delText>
        </w:r>
        <w:r w:rsidR="00451265" w:rsidDel="006F6169">
          <w:delText>to get the app</w:delText>
        </w:r>
      </w:del>
      <w:r w:rsidR="00DC1CA3">
        <w:t xml:space="preserve">. </w:t>
      </w:r>
      <w:ins w:id="219" w:author="Steve" w:date="2026-06-15T17:08:00Z">
        <w:r w:rsidR="006F6169">
          <w:t>The website has step-by-step</w:t>
        </w:r>
      </w:ins>
      <w:ins w:id="220" w:author="Steven Schram" w:date="2026-06-15T18:36:00Z">
        <w:r w:rsidR="005B4059">
          <w:t xml:space="preserve"> </w:t>
        </w:r>
      </w:ins>
      <w:del w:id="221" w:author="Steve" w:date="2026-06-15T17:08:00Z">
        <w:r w:rsidR="00D93B00" w:rsidRPr="00D93B00" w:rsidDel="006F6169">
          <w:delText xml:space="preserve">Detailed </w:delText>
        </w:r>
      </w:del>
      <w:r w:rsidR="00D93B00" w:rsidRPr="00D93B00">
        <w:t>instructions</w:t>
      </w:r>
      <w:ins w:id="222" w:author="Steven Schram" w:date="2026-06-15T18:54:00Z">
        <w:r w:rsidR="00A94971">
          <w:t>.</w:t>
        </w:r>
      </w:ins>
      <w:ins w:id="223" w:author="Steven Schram" w:date="2026-06-15T18:58:00Z">
        <w:r w:rsidR="000B42CB">
          <w:t xml:space="preserve"> </w:t>
        </w:r>
      </w:ins>
      <w:ins w:id="224" w:author="Steve" w:date="2026-06-15T17:08:00Z">
        <w:del w:id="225" w:author="Steven Schram" w:date="2026-06-15T18:47:00Z">
          <w:r w:rsidR="006F6169" w:rsidDel="004F0BC6">
            <w:delText xml:space="preserve">. </w:delText>
          </w:r>
        </w:del>
      </w:ins>
      <w:del w:id="226" w:author="Steven Schram" w:date="2026-06-15T18:54:00Z">
        <w:r w:rsidR="00D93B00" w:rsidRPr="00D93B00" w:rsidDel="00A94971">
          <w:delText xml:space="preserve"> </w:delText>
        </w:r>
      </w:del>
      <w:del w:id="227" w:author="Steve" w:date="2026-06-15T17:08:00Z">
        <w:r w:rsidR="00D93B00" w:rsidRPr="00D93B00" w:rsidDel="006F6169">
          <w:delText>are provided on the website</w:delText>
        </w:r>
      </w:del>
      <w:r w:rsidR="00451265">
        <w:rPr>
          <w:noProof/>
        </w:rPr>
        <w:drawing>
          <wp:anchor distT="0" distB="0" distL="114300" distR="114300" simplePos="0" relativeHeight="251658240" behindDoc="0" locked="0" layoutInCell="1" allowOverlap="1" wp14:anchorId="42E73099" wp14:editId="151E55C5">
            <wp:simplePos x="0" y="0"/>
            <wp:positionH relativeFrom="column">
              <wp:posOffset>0</wp:posOffset>
            </wp:positionH>
            <wp:positionV relativeFrom="paragraph">
              <wp:posOffset>37465</wp:posOffset>
            </wp:positionV>
            <wp:extent cx="1724025" cy="1724025"/>
            <wp:effectExtent l="0" t="0" r="9525" b="9525"/>
            <wp:wrapSquare wrapText="bothSides"/>
            <wp:docPr id="2" name="Picture 2" descr="QR Code for JetLag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Code for JetLagPr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3B00">
        <w:t xml:space="preserve">. </w:t>
      </w:r>
      <w:r>
        <w:t>Th</w:t>
      </w:r>
      <w:ins w:id="228" w:author="Steve" w:date="2026-06-15T17:08:00Z">
        <w:r w:rsidR="006F6169">
          <w:t>e</w:t>
        </w:r>
      </w:ins>
      <w:del w:id="229" w:author="Steve" w:date="2026-06-15T17:08:00Z">
        <w:r w:rsidDel="006F6169">
          <w:delText>is</w:delText>
        </w:r>
      </w:del>
      <w:r>
        <w:t xml:space="preserve"> </w:t>
      </w:r>
      <w:del w:id="230" w:author="Steve" w:date="2026-06-15T17:09:00Z">
        <w:r w:rsidDel="006F6169">
          <w:delText xml:space="preserve">research </w:delText>
        </w:r>
      </w:del>
      <w:r w:rsidR="00D93B00">
        <w:t xml:space="preserve">app is </w:t>
      </w:r>
      <w:del w:id="231" w:author="Steven Schram" w:date="2026-06-15T18:59:00Z">
        <w:r w:rsidR="00D93B00" w:rsidDel="00D00670">
          <w:delText xml:space="preserve">entirely </w:delText>
        </w:r>
      </w:del>
      <w:r w:rsidR="00D93B00">
        <w:t xml:space="preserve">free with no </w:t>
      </w:r>
      <w:r>
        <w:t xml:space="preserve">add-ons, upgrades or </w:t>
      </w:r>
      <w:r w:rsidR="00D93B00">
        <w:t>ad</w:t>
      </w:r>
      <w:ins w:id="232" w:author="Steve" w:date="2026-06-15T17:09:00Z">
        <w:r w:rsidR="006F6169">
          <w:t>s</w:t>
        </w:r>
      </w:ins>
      <w:del w:id="233" w:author="Steve" w:date="2026-06-15T17:09:00Z">
        <w:r w:rsidR="00D93B00" w:rsidDel="006F6169">
          <w:delText>vertisements</w:delText>
        </w:r>
      </w:del>
      <w:r w:rsidR="00D93B00">
        <w:t>.</w:t>
      </w:r>
      <w:ins w:id="234" w:author="Steve" w:date="2026-06-15T17:09:00Z">
        <w:r w:rsidR="006F6169">
          <w:t xml:space="preserve"> After install, follow the in-app directions for timing and instructions. If you have questions, email us </w:t>
        </w:r>
        <w:r w:rsidR="006F6169">
          <w:fldChar w:fldCharType="begin"/>
        </w:r>
        <w:r w:rsidR="006F6169">
          <w:instrText xml:space="preserve"> HYPERLINK "mailto:info@jetlagpro.com" </w:instrText>
        </w:r>
        <w:r w:rsidR="006F6169">
          <w:fldChar w:fldCharType="separate"/>
        </w:r>
        <w:r w:rsidR="006F6169" w:rsidRPr="00377463">
          <w:rPr>
            <w:rStyle w:val="Hyperlink"/>
          </w:rPr>
          <w:t>info@jetlagpro.com</w:t>
        </w:r>
        <w:r w:rsidR="006F6169">
          <w:rPr>
            <w:rStyle w:val="Hyperlink"/>
          </w:rPr>
          <w:fldChar w:fldCharType="end"/>
        </w:r>
        <w:r w:rsidR="006F6169">
          <w:t>.</w:t>
        </w:r>
      </w:ins>
    </w:p>
    <w:p w14:paraId="1A739924" w14:textId="1A96900E" w:rsidR="00D93B00" w:rsidRDefault="00D93B00" w:rsidP="002472C7">
      <w:pPr>
        <w:divId w:val="1808039875"/>
      </w:pPr>
      <w:del w:id="235" w:author="Steve" w:date="2026-06-15T17:09:00Z">
        <w:r w:rsidDel="006F6169">
          <w:delText xml:space="preserve"> </w:delText>
        </w:r>
      </w:del>
    </w:p>
    <w:p w14:paraId="1B6E252F" w14:textId="77777777" w:rsidR="006F6169" w:rsidRDefault="006F6169" w:rsidP="006F6169">
      <w:pPr>
        <w:divId w:val="1808039875"/>
        <w:rPr>
          <w:ins w:id="236" w:author="Steve" w:date="2026-06-15T17:09:00Z"/>
        </w:rPr>
      </w:pPr>
      <w:ins w:id="237" w:author="Steve" w:date="2026-06-15T17:09:00Z">
        <w:r w:rsidRPr="008C0CD8">
          <w:rPr>
            <w:b/>
            <w:bCs/>
          </w:rPr>
          <w:t>Research in plain terms:</w:t>
        </w:r>
        <w:r w:rsidRPr="008C0CD8">
          <w:t> After a qualifying trip, the app shows an informed-consent screen. Tap </w:t>
        </w:r>
        <w:r w:rsidRPr="008C0CD8">
          <w:rPr>
            <w:b/>
            <w:bCs/>
          </w:rPr>
          <w:t>Share</w:t>
        </w:r>
        <w:r w:rsidRPr="008C0CD8">
          <w:t> to send anonymous trip data, or </w:t>
        </w:r>
        <w:r w:rsidRPr="008C0CD8">
          <w:rPr>
            <w:b/>
            <w:bCs/>
          </w:rPr>
          <w:t>Not now</w:t>
        </w:r>
        <w:r w:rsidRPr="008C0CD8">
          <w:t> to skip. If you tap Share, the app reminds you about a short symptom survey about two days later.</w:t>
        </w:r>
      </w:ins>
    </w:p>
    <w:p w14:paraId="16DC835B" w14:textId="6B953D1C" w:rsidR="00D93B00" w:rsidDel="006F6169" w:rsidRDefault="00D93B00" w:rsidP="002472C7">
      <w:pPr>
        <w:divId w:val="1808039875"/>
        <w:rPr>
          <w:del w:id="238" w:author="Steve" w:date="2026-06-15T17:09:00Z"/>
        </w:rPr>
      </w:pPr>
    </w:p>
    <w:p w14:paraId="2833C1C1" w14:textId="7159280F" w:rsidR="00D93B00" w:rsidDel="006F6169" w:rsidRDefault="00D93B00" w:rsidP="002472C7">
      <w:pPr>
        <w:divId w:val="1808039875"/>
        <w:rPr>
          <w:del w:id="239" w:author="Steve" w:date="2026-06-15T17:09:00Z"/>
        </w:rPr>
      </w:pPr>
      <w:del w:id="240" w:author="Steve" w:date="2026-06-15T17:09:00Z">
        <w:r w:rsidDel="006F6169">
          <w:delText xml:space="preserve">Once you have the app installed, follow the simple directions </w:delText>
        </w:r>
        <w:r w:rsidR="00831A78" w:rsidDel="006F6169">
          <w:delText>to receive</w:delText>
        </w:r>
        <w:r w:rsidDel="006F6169">
          <w:delText xml:space="preserve"> timing and instructions. </w:delText>
        </w:r>
        <w:r w:rsidR="00FA2DDA" w:rsidDel="006F6169">
          <w:delText>If you have questions, email</w:delText>
        </w:r>
        <w:r w:rsidR="000935BE" w:rsidDel="006F6169">
          <w:delText xml:space="preserve"> us</w:delText>
        </w:r>
        <w:r w:rsidR="00FA2DDA" w:rsidDel="006F6169">
          <w:delText xml:space="preserve"> </w:delText>
        </w:r>
        <w:r w:rsidR="003E15DF" w:rsidDel="006F6169">
          <w:fldChar w:fldCharType="begin"/>
        </w:r>
        <w:r w:rsidR="003E15DF" w:rsidDel="006F6169">
          <w:delInstrText xml:space="preserve"> HYPERLINK "mailto:info@jetlagpro.com" </w:delInstrText>
        </w:r>
        <w:r w:rsidR="003E15DF" w:rsidDel="006F6169">
          <w:fldChar w:fldCharType="separate"/>
        </w:r>
        <w:r w:rsidR="00744642" w:rsidRPr="00377463" w:rsidDel="006F6169">
          <w:rPr>
            <w:rStyle w:val="Hyperlink"/>
          </w:rPr>
          <w:delText>info@jetlagpro.com</w:delText>
        </w:r>
        <w:r w:rsidR="003E15DF" w:rsidDel="006F6169">
          <w:rPr>
            <w:rStyle w:val="Hyperlink"/>
          </w:rPr>
          <w:fldChar w:fldCharType="end"/>
        </w:r>
        <w:r w:rsidR="00FA2DDA" w:rsidDel="006F6169">
          <w:delText>.</w:delText>
        </w:r>
      </w:del>
    </w:p>
    <w:p w14:paraId="6E58B582" w14:textId="77777777" w:rsidR="00744642" w:rsidRDefault="00744642" w:rsidP="002472C7">
      <w:pPr>
        <w:divId w:val="1808039875"/>
      </w:pPr>
    </w:p>
    <w:p w14:paraId="710F0412" w14:textId="681C1103" w:rsidR="00D93B00" w:rsidRDefault="00D93B00" w:rsidP="002472C7">
      <w:pPr>
        <w:divId w:val="1808039875"/>
      </w:pPr>
    </w:p>
    <w:p w14:paraId="656BFC66" w14:textId="77777777" w:rsidR="00D93B00" w:rsidRDefault="00D93B00" w:rsidP="002472C7">
      <w:pPr>
        <w:divId w:val="1808039875"/>
      </w:pPr>
    </w:p>
    <w:p w14:paraId="0F6E92E0" w14:textId="075C64D4" w:rsidR="00FC5C97" w:rsidRDefault="00305217">
      <w:pPr>
        <w:jc w:val="center"/>
        <w:rPr>
          <w:rFonts w:eastAsia="Times New Roman"/>
          <w:color w:val="333333"/>
        </w:rPr>
      </w:pPr>
      <w:r>
        <w:rPr>
          <w:rFonts w:eastAsia="Times New Roman"/>
          <w:noProof/>
          <w:color w:val="333333"/>
        </w:rPr>
        <w:lastRenderedPageBreak/>
        <w:drawing>
          <wp:inline distT="0" distB="0" distL="0" distR="0" wp14:anchorId="7E94C8E4" wp14:editId="64686011">
            <wp:extent cx="5943600" cy="41382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ADDC" w14:textId="626C4BA4" w:rsidR="00EB1879" w:rsidRDefault="00EB1879" w:rsidP="00EA1699">
      <w:pPr>
        <w:jc w:val="center"/>
        <w:divId w:val="1808039875"/>
      </w:pPr>
    </w:p>
    <w:p w14:paraId="4F11945D" w14:textId="700EAC70" w:rsidR="00EA1699" w:rsidRDefault="00EA1699" w:rsidP="00EA1699">
      <w:pPr>
        <w:jc w:val="center"/>
        <w:divId w:val="1808039875"/>
      </w:pPr>
      <w:r>
        <w:t>Figure 2 – The Three Steps</w:t>
      </w:r>
    </w:p>
    <w:p w14:paraId="2B236FB3" w14:textId="77777777" w:rsidR="00EA1699" w:rsidRDefault="00EA1699" w:rsidP="00EA1699">
      <w:pPr>
        <w:jc w:val="center"/>
        <w:divId w:val="1808039875"/>
      </w:pPr>
    </w:p>
    <w:p w14:paraId="31476495" w14:textId="390CA85B" w:rsidR="00FC5C97" w:rsidRDefault="009F1FC7" w:rsidP="00586323">
      <w:pPr>
        <w:divId w:val="1808039875"/>
      </w:pPr>
      <w:r>
        <w:t xml:space="preserve">Scheduled reminders pop up </w:t>
      </w:r>
      <w:r w:rsidR="004E31CD">
        <w:t xml:space="preserve">over the next 24 hours to </w:t>
      </w:r>
      <w:r>
        <w:t>promp</w:t>
      </w:r>
      <w:r w:rsidR="004E31CD">
        <w:t>t</w:t>
      </w:r>
      <w:r>
        <w:t xml:space="preserve"> the </w:t>
      </w:r>
      <w:r w:rsidR="004E31CD">
        <w:t>traveler</w:t>
      </w:r>
      <w:r>
        <w:t xml:space="preserve"> to </w:t>
      </w:r>
      <w:r w:rsidR="004E31CD">
        <w:t xml:space="preserve">do the next point. </w:t>
      </w:r>
      <w:r>
        <w:t>The reminders are persistent and remain on the user's phone (or</w:t>
      </w:r>
      <w:r w:rsidR="00316D1F">
        <w:t xml:space="preserve"> Apple </w:t>
      </w:r>
      <w:r w:rsidR="00806549">
        <w:t>W</w:t>
      </w:r>
      <w:r>
        <w:t xml:space="preserve">atch) until </w:t>
      </w:r>
      <w:del w:id="241" w:author="Steve" w:date="2026-06-15T17:10:00Z">
        <w:r w:rsidDel="006F6169">
          <w:delText>clicked</w:delText>
        </w:r>
      </w:del>
      <w:ins w:id="242" w:author="Steve" w:date="2026-06-15T17:10:00Z">
        <w:r w:rsidR="006F6169">
          <w:t>tapped</w:t>
        </w:r>
      </w:ins>
      <w:r>
        <w:t xml:space="preserve">. When </w:t>
      </w:r>
      <w:ins w:id="243" w:author="Steve" w:date="2026-06-15T17:10:00Z">
        <w:r w:rsidR="006F6169">
          <w:t>tapped</w:t>
        </w:r>
      </w:ins>
      <w:del w:id="244" w:author="Steve" w:date="2026-06-15T17:10:00Z">
        <w:r w:rsidDel="006F6169">
          <w:delText>clicked</w:delText>
        </w:r>
      </w:del>
      <w:r>
        <w:t xml:space="preserve">, the </w:t>
      </w:r>
      <w:r w:rsidR="004E31CD">
        <w:t>traveler</w:t>
      </w:r>
      <w:r>
        <w:t xml:space="preserve"> is shown the correct </w:t>
      </w:r>
      <w:r w:rsidR="00586323">
        <w:t xml:space="preserve">point </w:t>
      </w:r>
      <w:r>
        <w:t>image beside a looping video showing how to stimulate the point.</w:t>
      </w:r>
    </w:p>
    <w:p w14:paraId="75386D63" w14:textId="2A374E50" w:rsidR="00BE0467" w:rsidRDefault="00BE0467" w:rsidP="000B256C">
      <w:pPr>
        <w:divId w:val="1808039875"/>
      </w:pPr>
    </w:p>
    <w:p w14:paraId="26C40F28" w14:textId="1B2922A7" w:rsidR="003D5D9D" w:rsidRDefault="003D5D9D" w:rsidP="000B256C">
      <w:pPr>
        <w:divId w:val="1808039875"/>
      </w:pPr>
      <w:r>
        <w:rPr>
          <w:noProof/>
        </w:rPr>
        <w:drawing>
          <wp:inline distT="0" distB="0" distL="0" distR="0" wp14:anchorId="1423339E" wp14:editId="1D13FAE3">
            <wp:extent cx="5943600" cy="2319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B74A" w14:textId="228C8BF7" w:rsidR="001527E5" w:rsidRDefault="001527E5" w:rsidP="000B256C">
      <w:pPr>
        <w:divId w:val="1808039875"/>
      </w:pPr>
    </w:p>
    <w:p w14:paraId="67A953BC" w14:textId="72F8F62A" w:rsidR="000B256C" w:rsidRDefault="000B256C" w:rsidP="000B256C">
      <w:pPr>
        <w:jc w:val="center"/>
        <w:divId w:val="1808039875"/>
      </w:pPr>
      <w:r>
        <w:t>Figure 3 – Point Images</w:t>
      </w:r>
    </w:p>
    <w:p w14:paraId="5408A14B" w14:textId="52FB6871" w:rsidR="00C8196F" w:rsidRDefault="00C8196F" w:rsidP="000B256C">
      <w:pPr>
        <w:jc w:val="center"/>
        <w:divId w:val="1808039875"/>
      </w:pPr>
    </w:p>
    <w:p w14:paraId="237B67CD" w14:textId="77777777" w:rsidR="00586323" w:rsidRDefault="00586323" w:rsidP="002472C7">
      <w:pPr>
        <w:divId w:val="1808039875"/>
      </w:pPr>
    </w:p>
    <w:p w14:paraId="3D394A45" w14:textId="0D6EB570" w:rsidR="00FC5C97" w:rsidDel="00361613" w:rsidRDefault="009F1FC7" w:rsidP="002472C7">
      <w:pPr>
        <w:divId w:val="1808039875"/>
        <w:rPr>
          <w:del w:id="245" w:author="Steven Schram" w:date="2026-06-15T18:37:00Z"/>
        </w:rPr>
      </w:pPr>
      <w:del w:id="246" w:author="Steven Schram" w:date="2026-06-15T18:37:00Z">
        <w:r w:rsidDel="00361613">
          <w:lastRenderedPageBreak/>
          <w:delText xml:space="preserve">After the trip ends, the app </w:delText>
        </w:r>
        <w:r w:rsidR="006F4972" w:rsidDel="00361613">
          <w:delText>saves</w:delText>
        </w:r>
        <w:r w:rsidDel="00361613">
          <w:delText xml:space="preserve"> </w:delText>
        </w:r>
        <w:r w:rsidR="008B5B74" w:rsidDel="00361613">
          <w:delText xml:space="preserve">point stimulation </w:delText>
        </w:r>
        <w:r w:rsidDel="00361613">
          <w:delText xml:space="preserve">data </w:delText>
        </w:r>
        <w:r w:rsidR="006839DA" w:rsidDel="00361613">
          <w:delText>along with</w:delText>
        </w:r>
        <w:r w:rsidR="008B5B74" w:rsidDel="00361613">
          <w:delText xml:space="preserve"> origin and </w:delText>
        </w:r>
        <w:r w:rsidDel="00361613">
          <w:delText>arrival time</w:delText>
        </w:r>
        <w:r w:rsidR="006839DA" w:rsidDel="00361613">
          <w:delText xml:space="preserve"> </w:delText>
        </w:r>
        <w:r w:rsidDel="00361613">
          <w:delText>zone</w:delText>
        </w:r>
        <w:r w:rsidR="006839DA" w:rsidDel="00361613">
          <w:delText>s</w:delText>
        </w:r>
        <w:r w:rsidR="00667ADB" w:rsidDel="00361613">
          <w:delText xml:space="preserve"> to a central database</w:delText>
        </w:r>
        <w:r w:rsidR="008B5B74" w:rsidDel="00361613">
          <w:delText xml:space="preserve">. </w:delText>
        </w:r>
        <w:r w:rsidR="00667ADB" w:rsidDel="00361613">
          <w:delText>Then</w:delText>
        </w:r>
        <w:r w:rsidR="006839DA" w:rsidDel="00361613">
          <w:delText xml:space="preserve"> a survey reminder </w:delText>
        </w:r>
        <w:r w:rsidDel="00361613">
          <w:delText>is schedul</w:delText>
        </w:r>
        <w:r w:rsidR="006839DA" w:rsidDel="00361613">
          <w:delText>ed</w:delText>
        </w:r>
        <w:r w:rsidDel="00361613">
          <w:delText xml:space="preserve"> for 2 days later. This survey is a streamlined assessment based on the Liverpool Jet Lag Questionnaire's core symptom domains.</w:delText>
        </w:r>
      </w:del>
    </w:p>
    <w:p w14:paraId="3BD5D0AD" w14:textId="77777777" w:rsidR="00FC5C97" w:rsidRPr="007E147A" w:rsidRDefault="009F1FC7">
      <w:pPr>
        <w:pStyle w:val="Heading2"/>
        <w:divId w:val="1808039875"/>
        <w:rPr>
          <w:rFonts w:eastAsia="Times New Roman"/>
          <w:color w:val="000000" w:themeColor="text1"/>
        </w:rPr>
      </w:pPr>
      <w:bookmarkStart w:id="247" w:name="OLE_LINK1"/>
      <w:bookmarkStart w:id="248" w:name="OLE_LINK2"/>
      <w:r w:rsidRPr="007E147A">
        <w:rPr>
          <w:rFonts w:eastAsia="Times New Roman"/>
          <w:color w:val="000000" w:themeColor="text1"/>
        </w:rPr>
        <w:t>Data Analysis</w:t>
      </w:r>
    </w:p>
    <w:p w14:paraId="51BF0766" w14:textId="05C9D1A5" w:rsidR="009945EA" w:rsidRDefault="00996835" w:rsidP="002472C7">
      <w:pPr>
        <w:divId w:val="1808039875"/>
      </w:pPr>
      <w:r>
        <w:t xml:space="preserve">Our </w:t>
      </w:r>
      <w:del w:id="249" w:author="Steve" w:date="2026-06-15T17:10:00Z">
        <w:r w:rsidDel="006F6169">
          <w:delText xml:space="preserve">primary </w:delText>
        </w:r>
      </w:del>
      <w:ins w:id="250" w:author="Steve" w:date="2026-06-15T17:10:00Z">
        <w:r w:rsidR="006F6169">
          <w:t xml:space="preserve">main </w:t>
        </w:r>
      </w:ins>
      <w:r>
        <w:t>question</w:t>
      </w:r>
      <w:ins w:id="251" w:author="Steve" w:date="2026-06-15T17:11:00Z">
        <w:r w:rsidR="006F6169">
          <w:t>: Is greater use of the scheduled acupressure points associated with lower reported jet lag symptoms in real travelers</w:t>
        </w:r>
      </w:ins>
      <w:del w:id="252" w:author="Steve" w:date="2026-06-15T17:11:00Z">
        <w:r w:rsidDel="006F6169">
          <w:delText xml:space="preserve"> is “</w:delText>
        </w:r>
        <w:r w:rsidR="00A35993" w:rsidDel="006F6169">
          <w:delText>D</w:delText>
        </w:r>
        <w:r w:rsidR="009F1FC7" w:rsidDel="006F6169">
          <w:delText xml:space="preserve">oes </w:delText>
        </w:r>
        <w:r w:rsidR="00193F74" w:rsidDel="006F6169">
          <w:delText>timed acupressure</w:delText>
        </w:r>
        <w:r w:rsidR="009F1FC7" w:rsidDel="006F6169">
          <w:delText xml:space="preserve"> </w:delText>
        </w:r>
        <w:r w:rsidDel="006F6169">
          <w:delText>(</w:delText>
        </w:r>
        <w:r w:rsidR="009F1FC7" w:rsidDel="006F6169">
          <w:delText>as provided by the app</w:delText>
        </w:r>
        <w:r w:rsidDel="006F6169">
          <w:delText>)</w:delText>
        </w:r>
        <w:r w:rsidR="009F1FC7" w:rsidDel="006F6169">
          <w:delText xml:space="preserve"> reduce jet lag symptoms</w:delText>
        </w:r>
        <w:r w:rsidR="00A35993" w:rsidDel="006F6169">
          <w:delText xml:space="preserve"> as</w:delText>
        </w:r>
        <w:r w:rsidR="009F1FC7" w:rsidDel="006F6169">
          <w:delText xml:space="preserve"> compared to no intervention</w:delText>
        </w:r>
      </w:del>
      <w:r w:rsidR="00A35993">
        <w:t>?</w:t>
      </w:r>
      <w:del w:id="253" w:author="Steve" w:date="2026-06-15T17:11:00Z">
        <w:r w:rsidDel="006F6169">
          <w:delText>”</w:delText>
        </w:r>
      </w:del>
      <w:r w:rsidR="008B5B74">
        <w:t xml:space="preserve"> </w:t>
      </w:r>
      <w:r w:rsidR="00A35993">
        <w:t>We will</w:t>
      </w:r>
      <w:r w:rsidR="00451265">
        <w:t xml:space="preserve"> </w:t>
      </w:r>
      <w:r w:rsidR="009F1FC7">
        <w:t xml:space="preserve">compare survey </w:t>
      </w:r>
      <w:ins w:id="254" w:author="Steve" w:date="2026-06-15T17:11:00Z">
        <w:r w:rsidR="006F6169">
          <w:t>answers</w:t>
        </w:r>
      </w:ins>
      <w:del w:id="255" w:author="Steve" w:date="2026-06-15T17:11:00Z">
        <w:r w:rsidR="009F1FC7" w:rsidDel="006F6169">
          <w:delText>results</w:delText>
        </w:r>
      </w:del>
      <w:r w:rsidR="009F1FC7">
        <w:t xml:space="preserve"> to </w:t>
      </w:r>
      <w:ins w:id="256" w:author="Steve" w:date="2026-06-15T17:11:00Z">
        <w:r w:rsidR="006F6169">
          <w:t xml:space="preserve">expected </w:t>
        </w:r>
      </w:ins>
      <w:del w:id="257" w:author="Steve" w:date="2026-06-15T17:12:00Z">
        <w:r w:rsidR="009F1FC7" w:rsidDel="006F6169">
          <w:delText xml:space="preserve">baseline </w:delText>
        </w:r>
      </w:del>
      <w:r w:rsidR="009F1FC7">
        <w:t xml:space="preserve">severity </w:t>
      </w:r>
      <w:ins w:id="258" w:author="Steve" w:date="2026-06-15T17:12:00Z">
        <w:r w:rsidR="006F6169">
          <w:t xml:space="preserve">by time zones crossed, using </w:t>
        </w:r>
      </w:ins>
      <w:del w:id="259" w:author="Steve" w:date="2026-06-15T17:12:00Z">
        <w:r w:rsidR="009F1FC7" w:rsidDel="006F6169">
          <w:delText xml:space="preserve">data from </w:delText>
        </w:r>
      </w:del>
      <w:r w:rsidR="009F1FC7">
        <w:t>Waterhouse et al</w:t>
      </w:r>
      <w:ins w:id="260" w:author="Steven Schram" w:date="2026-06-15T18:59:00Z">
        <w:r w:rsidR="00DF5656">
          <w:t>.</w:t>
        </w:r>
      </w:ins>
      <w:bookmarkStart w:id="261" w:name="_GoBack"/>
      <w:bookmarkEnd w:id="261"/>
      <w:ins w:id="262" w:author="Steve" w:date="2026-06-15T17:12:00Z">
        <w:r w:rsidR="006F6169">
          <w:t xml:space="preserve"> (</w:t>
        </w:r>
      </w:ins>
      <w:del w:id="263" w:author="Steve" w:date="2026-06-15T17:12:00Z">
        <w:r w:rsidR="009F1FC7" w:rsidDel="006F6169">
          <w:delText xml:space="preserve">.'s </w:delText>
        </w:r>
      </w:del>
      <w:r w:rsidR="009F1FC7">
        <w:t>2007</w:t>
      </w:r>
      <w:ins w:id="264" w:author="Steve" w:date="2026-06-15T17:12:00Z">
        <w:r w:rsidR="006F6169">
          <w:t>) as a reference</w:t>
        </w:r>
      </w:ins>
      <w:ins w:id="265" w:author="Steven Schram" w:date="2026-06-15T18:48:00Z">
        <w:r w:rsidR="001F6CDD">
          <w:t>.</w:t>
        </w:r>
      </w:ins>
      <w:del w:id="266" w:author="Steve" w:date="2026-06-15T17:13:00Z">
        <w:r w:rsidR="009F1FC7" w:rsidDel="006F6169">
          <w:delText xml:space="preserve"> comprehensive quantitative assessment</w:delText>
        </w:r>
      </w:del>
      <w:r w:rsidR="009F1FC7">
        <w:rPr>
          <w:vertAlign w:val="superscript"/>
        </w:rPr>
        <w:t>1</w:t>
      </w:r>
      <w:del w:id="267" w:author="Steven Schram" w:date="2026-06-15T18:48:00Z">
        <w:r w:rsidR="009F1FC7" w:rsidDel="001F6CDD">
          <w:delText>.</w:delText>
        </w:r>
      </w:del>
      <w:r w:rsidR="009F1FC7">
        <w:t xml:space="preserve"> </w:t>
      </w:r>
      <w:ins w:id="268" w:author="Steve" w:date="2026-06-15T17:13:00Z">
        <w:r w:rsidR="006F6169">
          <w:t xml:space="preserve">We will group trips by </w:t>
        </w:r>
      </w:ins>
      <w:del w:id="269" w:author="Steve" w:date="2026-06-15T17:13:00Z">
        <w:r w:rsidR="009F1FC7" w:rsidDel="006F6169">
          <w:delText xml:space="preserve">Participants </w:delText>
        </w:r>
        <w:r w:rsidR="00A35993" w:rsidDel="006F6169">
          <w:delText xml:space="preserve">will be </w:delText>
        </w:r>
        <w:r w:rsidR="009F1FC7" w:rsidDel="006F6169">
          <w:delText>grouped by the number of</w:delText>
        </w:r>
      </w:del>
      <w:ins w:id="270" w:author="Steve" w:date="2026-06-15T17:13:00Z">
        <w:r w:rsidR="006F6169">
          <w:t>how many</w:t>
        </w:r>
      </w:ins>
      <w:r w:rsidR="009F1FC7">
        <w:t xml:space="preserve"> </w:t>
      </w:r>
      <w:del w:id="271" w:author="Steven Schram" w:date="2026-06-15T18:49:00Z">
        <w:r w:rsidR="009F1FC7" w:rsidDel="001F6CDD">
          <w:delText xml:space="preserve">acupressure </w:delText>
        </w:r>
      </w:del>
      <w:r w:rsidR="009F1FC7">
        <w:t>points</w:t>
      </w:r>
      <w:r>
        <w:t xml:space="preserve"> </w:t>
      </w:r>
      <w:ins w:id="272" w:author="Steve" w:date="2026-06-15T17:13:00Z">
        <w:r w:rsidR="006F6169">
          <w:t xml:space="preserve">were </w:t>
        </w:r>
      </w:ins>
      <w:r w:rsidR="009638CC">
        <w:t xml:space="preserve">stimulated </w:t>
      </w:r>
      <w:ins w:id="273" w:author="Steve" w:date="2026-06-15T17:13:00Z">
        <w:r w:rsidR="003E15DF">
          <w:t xml:space="preserve">and how many </w:t>
        </w:r>
      </w:ins>
      <w:del w:id="274" w:author="Steve" w:date="2026-06-15T17:13:00Z">
        <w:r w:rsidDel="003E15DF">
          <w:delText xml:space="preserve">along with </w:delText>
        </w:r>
        <w:r w:rsidR="009638CC" w:rsidDel="003E15DF">
          <w:delText xml:space="preserve">the number of </w:delText>
        </w:r>
      </w:del>
      <w:r>
        <w:t>time zo</w:t>
      </w:r>
      <w:r w:rsidRPr="009945EA">
        <w:t xml:space="preserve">nes </w:t>
      </w:r>
      <w:ins w:id="275" w:author="Steve" w:date="2026-06-15T17:13:00Z">
        <w:r w:rsidR="003E15DF">
          <w:t xml:space="preserve">were </w:t>
        </w:r>
      </w:ins>
      <w:r w:rsidRPr="009945EA">
        <w:t>crossed</w:t>
      </w:r>
      <w:r w:rsidR="00451265" w:rsidRPr="009945EA">
        <w:t>.</w:t>
      </w:r>
      <w:r w:rsidR="009945EA">
        <w:t xml:space="preserve"> This </w:t>
      </w:r>
      <w:ins w:id="276" w:author="Steve" w:date="2026-06-15T17:14:00Z">
        <w:r w:rsidR="003E15DF">
          <w:t xml:space="preserve">is an observational </w:t>
        </w:r>
      </w:ins>
      <w:r w:rsidR="009945EA">
        <w:t>study</w:t>
      </w:r>
      <w:ins w:id="277" w:author="Steven Schram" w:date="2026-06-15T18:49:00Z">
        <w:r w:rsidR="00396851">
          <w:t xml:space="preserve"> and</w:t>
        </w:r>
      </w:ins>
      <w:r w:rsidR="009945EA">
        <w:t xml:space="preserve"> is pre-registered at Open Science Framework: osf.io/jm4w7.</w:t>
      </w:r>
    </w:p>
    <w:bookmarkEnd w:id="247"/>
    <w:bookmarkEnd w:id="248"/>
    <w:p w14:paraId="41D8EFAB" w14:textId="7EAB9641" w:rsidR="00FC5C97" w:rsidRPr="007E147A" w:rsidRDefault="004534B9">
      <w:pPr>
        <w:pStyle w:val="Heading2"/>
        <w:divId w:val="1808039875"/>
        <w:rPr>
          <w:rFonts w:eastAsia="Times New Roman"/>
          <w:color w:val="000000" w:themeColor="text1"/>
        </w:rPr>
      </w:pPr>
      <w:r>
        <w:rPr>
          <w:rFonts w:eastAsia="Times New Roman"/>
          <w:color w:val="000000" w:themeColor="text1"/>
        </w:rPr>
        <w:t>D</w:t>
      </w:r>
      <w:r w:rsidR="009F1FC7" w:rsidRPr="007E147A">
        <w:rPr>
          <w:rFonts w:eastAsia="Times New Roman"/>
          <w:color w:val="000000" w:themeColor="text1"/>
        </w:rPr>
        <w:t>iscussion</w:t>
      </w:r>
    </w:p>
    <w:p w14:paraId="39E94BFF" w14:textId="05009589" w:rsidR="008F2C7B" w:rsidRPr="006B623D" w:rsidRDefault="009F1FC7" w:rsidP="006B623D">
      <w:pPr>
        <w:divId w:val="1808039875"/>
      </w:pPr>
      <w:del w:id="278" w:author="Steve" w:date="2026-06-15T17:14:00Z">
        <w:r w:rsidDel="003E15DF">
          <w:delText xml:space="preserve">Traditional </w:delText>
        </w:r>
      </w:del>
      <w:ins w:id="279" w:author="Steve" w:date="2026-06-15T17:14:00Z">
        <w:r w:rsidR="003E15DF">
          <w:t xml:space="preserve">Controlled </w:t>
        </w:r>
      </w:ins>
      <w:del w:id="280" w:author="Steve" w:date="2026-06-15T17:14:00Z">
        <w:r w:rsidDel="003E15DF">
          <w:delText xml:space="preserve">clinical </w:delText>
        </w:r>
      </w:del>
      <w:ins w:id="281" w:author="Steve" w:date="2026-06-15T17:14:00Z">
        <w:r w:rsidR="003E15DF">
          <w:t xml:space="preserve">jet lag </w:t>
        </w:r>
      </w:ins>
      <w:r>
        <w:t xml:space="preserve">trials </w:t>
      </w:r>
      <w:del w:id="282" w:author="Steven Schram" w:date="2026-06-15T18:49:00Z">
        <w:r w:rsidDel="004F1740">
          <w:delText xml:space="preserve">face </w:delText>
        </w:r>
      </w:del>
      <w:ins w:id="283" w:author="Steve" w:date="2026-06-15T17:14:00Z">
        <w:r w:rsidR="003E15DF">
          <w:t xml:space="preserve">are hard </w:t>
        </w:r>
      </w:ins>
      <w:del w:id="284" w:author="Steve" w:date="2026-06-15T17:14:00Z">
        <w:r w:rsidDel="003E15DF">
          <w:delText xml:space="preserve">significant challenges in jet lag research </w:delText>
        </w:r>
      </w:del>
      <w:r w:rsidR="00816119">
        <w:t xml:space="preserve">because </w:t>
      </w:r>
      <w:ins w:id="285" w:author="Steve" w:date="2026-06-15T17:14:00Z">
        <w:del w:id="286" w:author="Steven Schram" w:date="2026-06-15T18:50:00Z">
          <w:r w:rsidR="003E15DF" w:rsidDel="000B14A4">
            <w:delText>each</w:delText>
          </w:r>
        </w:del>
      </w:ins>
      <w:ins w:id="287" w:author="Steven Schram" w:date="2026-06-15T18:50:00Z">
        <w:r w:rsidR="000B14A4">
          <w:t>every</w:t>
        </w:r>
      </w:ins>
      <w:ins w:id="288" w:author="Steve" w:date="2026-06-15T17:14:00Z">
        <w:r w:rsidR="003E15DF">
          <w:t xml:space="preserve"> trip</w:t>
        </w:r>
      </w:ins>
      <w:ins w:id="289" w:author="Steve" w:date="2026-06-15T17:15:00Z">
        <w:r w:rsidR="003E15DF">
          <w:t xml:space="preserve"> differs in terms of sleep, light, caffeine, health, and environment</w:t>
        </w:r>
      </w:ins>
      <w:ins w:id="290" w:author="Steven Schram" w:date="2026-06-15T18:50:00Z">
        <w:r w:rsidR="005F74AD">
          <w:t>.</w:t>
        </w:r>
      </w:ins>
      <w:ins w:id="291" w:author="Steve" w:date="2026-06-15T17:15:00Z">
        <w:del w:id="292" w:author="Steven Schram" w:date="2026-06-15T18:50:00Z">
          <w:r w:rsidR="003E15DF" w:rsidDel="005F74AD">
            <w:delText xml:space="preserve"> </w:delText>
          </w:r>
        </w:del>
      </w:ins>
      <w:del w:id="293" w:author="Steve" w:date="2026-06-15T17:15:00Z">
        <w:r w:rsidR="00816119" w:rsidDel="003E15DF">
          <w:delText xml:space="preserve">they cannot </w:delText>
        </w:r>
        <w:r w:rsidDel="003E15DF">
          <w:delText>control</w:delText>
        </w:r>
        <w:r w:rsidR="00816119" w:rsidDel="003E15DF">
          <w:delText xml:space="preserve"> countless</w:delText>
        </w:r>
        <w:r w:rsidDel="003E15DF">
          <w:delText xml:space="preserve"> travel variables</w:delText>
        </w:r>
        <w:r w:rsidR="006B623D" w:rsidDel="003E15DF">
          <w:delText>,</w:delText>
        </w:r>
        <w:r w:rsidR="00816119" w:rsidDel="003E15DF">
          <w:delText xml:space="preserve"> including </w:delText>
        </w:r>
        <w:r w:rsidDel="003E15DF">
          <w:delText>demographics and environmental factors</w:delText>
        </w:r>
      </w:del>
      <w:del w:id="294" w:author="Steven Schram" w:date="2026-06-15T18:50:00Z">
        <w:r w:rsidDel="005F74AD">
          <w:delText>.</w:delText>
        </w:r>
      </w:del>
      <w:r>
        <w:t xml:space="preserve"> </w:t>
      </w:r>
      <w:r w:rsidR="00E06118">
        <w:t xml:space="preserve">This observational study </w:t>
      </w:r>
      <w:del w:id="295" w:author="Steve" w:date="2026-06-15T17:15:00Z">
        <w:r w:rsidR="00E06118" w:rsidDel="003E15DF">
          <w:delText xml:space="preserve">accepts </w:delText>
        </w:r>
      </w:del>
      <w:ins w:id="296" w:author="Steve" w:date="2026-06-15T17:15:00Z">
        <w:r w:rsidR="003E15DF">
          <w:t>works with that r</w:t>
        </w:r>
      </w:ins>
      <w:ins w:id="297" w:author="Steve" w:date="2026-06-15T17:16:00Z">
        <w:r w:rsidR="003E15DF">
          <w:t xml:space="preserve">eality. We ask whether more point use is associated with symptom reports in real travel. We are not asking if the app proves a treatment effect. </w:t>
        </w:r>
      </w:ins>
      <w:del w:id="298" w:author="Steve" w:date="2026-06-15T17:16:00Z">
        <w:r w:rsidR="006B623D" w:rsidDel="003E15DF">
          <w:delText>th</w:delText>
        </w:r>
        <w:r w:rsidR="00E06118" w:rsidDel="003E15DF">
          <w:delText>o</w:delText>
        </w:r>
        <w:r w:rsidR="006B623D" w:rsidDel="003E15DF">
          <w:delText>se</w:delText>
        </w:r>
        <w:r w:rsidR="008F2C7B" w:rsidDel="003E15DF">
          <w:delText xml:space="preserve"> </w:delText>
        </w:r>
        <w:r w:rsidR="00E06118" w:rsidDel="003E15DF">
          <w:delText xml:space="preserve">limits: </w:delText>
        </w:r>
        <w:r w:rsidR="008F2C7B" w:rsidDel="003E15DF">
          <w:delText xml:space="preserve">uncontrolled variables </w:delText>
        </w:r>
        <w:r w:rsidR="00E06118" w:rsidDel="003E15DF">
          <w:delText xml:space="preserve">do not prevent us from describing associations between point use and reported symptoms in real-world travelers. </w:delText>
        </w:r>
      </w:del>
      <w:r w:rsidR="00E06118">
        <w:t xml:space="preserve">We aim </w:t>
      </w:r>
      <w:ins w:id="299" w:author="Steve" w:date="2026-06-15T17:16:00Z">
        <w:r w:rsidR="003E15DF">
          <w:t xml:space="preserve">for </w:t>
        </w:r>
      </w:ins>
      <w:del w:id="300" w:author="Steve" w:date="2026-06-15T17:16:00Z">
        <w:r w:rsidR="00E06118" w:rsidDel="003E15DF">
          <w:delText xml:space="preserve">to collect data from </w:delText>
        </w:r>
      </w:del>
      <w:r w:rsidR="00E06118">
        <w:t xml:space="preserve">roughly 500 qualifying trips so </w:t>
      </w:r>
      <w:ins w:id="301" w:author="Steve" w:date="2026-06-15T17:17:00Z">
        <w:r w:rsidR="003E15DF">
          <w:t xml:space="preserve">we can describe </w:t>
        </w:r>
      </w:ins>
      <w:r w:rsidR="00E06118">
        <w:t xml:space="preserve">patterns </w:t>
      </w:r>
      <w:del w:id="302" w:author="Steve" w:date="2026-06-15T17:17:00Z">
        <w:r w:rsidR="00E06118" w:rsidDel="003E15DF">
          <w:delText xml:space="preserve">can be described </w:delText>
        </w:r>
      </w:del>
      <w:r w:rsidR="00E06118">
        <w:t>with reasonable precision.</w:t>
      </w:r>
      <w:del w:id="303" w:author="Steven Schram" w:date="2026-06-15T18:51:00Z">
        <w:r w:rsidR="00E06118" w:rsidDel="005F74AD">
          <w:delText xml:space="preserve">  </w:delText>
        </w:r>
      </w:del>
    </w:p>
    <w:p w14:paraId="38DE32C2" w14:textId="5113038F" w:rsidR="00556FE1" w:rsidRPr="004534B9" w:rsidRDefault="00556FE1" w:rsidP="004534B9">
      <w:pPr>
        <w:divId w:val="1808039875"/>
      </w:pPr>
      <w:r>
        <w:rPr>
          <w:rFonts w:eastAsia="Times New Roman"/>
        </w:rPr>
        <w:br w:type="page"/>
      </w:r>
    </w:p>
    <w:p w14:paraId="56973095" w14:textId="340D0516" w:rsidR="00FC5C97" w:rsidRPr="005C3DFF" w:rsidRDefault="009F1FC7">
      <w:pPr>
        <w:pStyle w:val="Heading2"/>
        <w:divId w:val="1808039875"/>
        <w:rPr>
          <w:rFonts w:eastAsia="Times New Roman"/>
          <w:color w:val="000000" w:themeColor="text1"/>
        </w:rPr>
      </w:pPr>
      <w:r w:rsidRPr="005C3DFF">
        <w:rPr>
          <w:rFonts w:eastAsia="Times New Roman"/>
          <w:color w:val="000000" w:themeColor="text1"/>
        </w:rPr>
        <w:lastRenderedPageBreak/>
        <w:t>References</w:t>
      </w:r>
    </w:p>
    <w:p w14:paraId="0C39E0D2" w14:textId="41C3BBAF" w:rsidR="009B1DDC" w:rsidRPr="009B1DDC" w:rsidRDefault="00BF7083" w:rsidP="009B1DDC">
      <w:pPr>
        <w:pStyle w:val="ListParagraph"/>
        <w:numPr>
          <w:ilvl w:val="0"/>
          <w:numId w:val="6"/>
        </w:numPr>
        <w:divId w:val="1808039875"/>
        <w:rPr>
          <w:rStyle w:val="Hyperlink"/>
          <w:color w:val="auto"/>
          <w:u w:val="none"/>
        </w:rPr>
      </w:pPr>
      <w:r w:rsidRPr="00BF7083">
        <w:t xml:space="preserve">Waterhouse, J., Reilly, T., Atkinson, G., &amp; Edwards, B. (2007). Jet lag: Trends and coping strategies. The Lancet, 369(9567), 1117–1129. </w:t>
      </w:r>
      <w:hyperlink r:id="rId10" w:tgtFrame="_blank" w:history="1">
        <w:r w:rsidRPr="00BF7083">
          <w:rPr>
            <w:rStyle w:val="Hyperlink"/>
          </w:rPr>
          <w:t>https://doi.org/10.1016/S0140-6736(07)60529-7</w:t>
        </w:r>
      </w:hyperlink>
      <w:r w:rsidR="009B1DDC">
        <w:rPr>
          <w:rStyle w:val="Hyperlink"/>
        </w:rPr>
        <w:br/>
      </w:r>
    </w:p>
    <w:p w14:paraId="2A127B1D" w14:textId="77777777" w:rsidR="009B1DDC" w:rsidRPr="005C3DFF" w:rsidRDefault="009B1DDC" w:rsidP="009B1DDC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>Khoe, W.H. (1978). Treatment of jet lag syndrome by acupuncture. American Journal of Acupuncture, 6(2), 135–139.</w:t>
      </w:r>
    </w:p>
    <w:p w14:paraId="78FCC7EA" w14:textId="77777777" w:rsidR="007B5C0D" w:rsidRPr="003055A1" w:rsidRDefault="009B1DDC" w:rsidP="00403BDF">
      <w:pPr>
        <w:pStyle w:val="references"/>
        <w:numPr>
          <w:ilvl w:val="0"/>
          <w:numId w:val="6"/>
        </w:numPr>
        <w:jc w:val="left"/>
        <w:divId w:val="1808039875"/>
        <w:rPr>
          <w:rStyle w:val="Hyperlink"/>
          <w:color w:val="000000" w:themeColor="text1"/>
          <w:u w:val="none"/>
        </w:rPr>
      </w:pPr>
      <w:r w:rsidRPr="007B5C0D">
        <w:rPr>
          <w:color w:val="000000" w:themeColor="text1"/>
        </w:rPr>
        <w:t xml:space="preserve">Amaro, J. (2001). Time Travel: Contemporary Applications for Jet Lag from Ancient Principles. Acupuncture Today, October 2001. </w:t>
      </w:r>
      <w:hyperlink r:id="rId11" w:tgtFrame="_blank" w:history="1">
        <w:r w:rsidRPr="007B5C0D">
          <w:rPr>
            <w:rStyle w:val="Hyperlink"/>
            <w:color w:val="000000" w:themeColor="text1"/>
          </w:rPr>
          <w:t>https://acupuncturetoday.com/article/27861-time-travel-contemporary-applications-for-jet-lag-from-ancient-principles</w:t>
        </w:r>
      </w:hyperlink>
    </w:p>
    <w:p w14:paraId="1B1101AA" w14:textId="645A585D" w:rsidR="00FC5C97" w:rsidRPr="007B5C0D" w:rsidRDefault="009F1FC7" w:rsidP="00403BDF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  <w:lang w:val="es-MX"/>
        </w:rPr>
      </w:pPr>
      <w:r w:rsidRPr="007B5C0D">
        <w:rPr>
          <w:color w:val="000000" w:themeColor="text1"/>
        </w:rPr>
        <w:t xml:space="preserve">Panda, S. (2022). Foundations of circadian medicine. </w:t>
      </w:r>
      <w:proofErr w:type="spellStart"/>
      <w:r w:rsidRPr="007B5C0D">
        <w:rPr>
          <w:color w:val="000000" w:themeColor="text1"/>
          <w:lang w:val="es-MX"/>
        </w:rPr>
        <w:t>PLoS</w:t>
      </w:r>
      <w:proofErr w:type="spellEnd"/>
      <w:r w:rsidRPr="007B5C0D">
        <w:rPr>
          <w:color w:val="000000" w:themeColor="text1"/>
          <w:lang w:val="es-MX"/>
        </w:rPr>
        <w:t xml:space="preserve"> </w:t>
      </w:r>
      <w:proofErr w:type="spellStart"/>
      <w:r w:rsidRPr="007B5C0D">
        <w:rPr>
          <w:color w:val="000000" w:themeColor="text1"/>
          <w:lang w:val="es-MX"/>
        </w:rPr>
        <w:t>Biology</w:t>
      </w:r>
      <w:proofErr w:type="spellEnd"/>
      <w:r w:rsidRPr="007B5C0D">
        <w:rPr>
          <w:color w:val="000000" w:themeColor="text1"/>
          <w:lang w:val="es-MX"/>
        </w:rPr>
        <w:t xml:space="preserve">, 20(3), e3001567. </w:t>
      </w:r>
      <w:hyperlink r:id="rId12" w:tgtFrame="_blank" w:history="1">
        <w:r w:rsidRPr="007B5C0D">
          <w:rPr>
            <w:rStyle w:val="Hyperlink"/>
            <w:color w:val="000000" w:themeColor="text1"/>
            <w:lang w:val="es-MX"/>
          </w:rPr>
          <w:t>https://doi.org/10.1371/journal.pbio.3001567</w:t>
        </w:r>
      </w:hyperlink>
    </w:p>
    <w:p w14:paraId="767999F7" w14:textId="72644977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AB4B1D">
        <w:rPr>
          <w:color w:val="000000" w:themeColor="text1"/>
          <w:lang w:val="es-MX"/>
        </w:rPr>
        <w:t>Honma</w:t>
      </w:r>
      <w:proofErr w:type="spellEnd"/>
      <w:r w:rsidRPr="00AB4B1D">
        <w:rPr>
          <w:color w:val="000000" w:themeColor="text1"/>
          <w:lang w:val="es-MX"/>
        </w:rPr>
        <w:t xml:space="preserve">, S., &amp; </w:t>
      </w:r>
      <w:proofErr w:type="spellStart"/>
      <w:r w:rsidRPr="00AB4B1D">
        <w:rPr>
          <w:color w:val="000000" w:themeColor="text1"/>
          <w:lang w:val="es-MX"/>
        </w:rPr>
        <w:t>Honma</w:t>
      </w:r>
      <w:proofErr w:type="spellEnd"/>
      <w:r w:rsidRPr="00AB4B1D">
        <w:rPr>
          <w:color w:val="000000" w:themeColor="text1"/>
          <w:lang w:val="es-MX"/>
        </w:rPr>
        <w:t xml:space="preserve">, K.I. (2019). </w:t>
      </w:r>
      <w:r w:rsidRPr="005C3DFF">
        <w:rPr>
          <w:color w:val="000000" w:themeColor="text1"/>
        </w:rPr>
        <w:t xml:space="preserve">The mammalian circadian timing system and the suprachiasmatic nucleus as its pacemaker. Biology, 8(1), 13. </w:t>
      </w:r>
      <w:hyperlink r:id="rId13" w:tgtFrame="_blank" w:history="1">
        <w:r w:rsidRPr="005C3DFF">
          <w:rPr>
            <w:rStyle w:val="Hyperlink"/>
            <w:color w:val="000000" w:themeColor="text1"/>
          </w:rPr>
          <w:t>https://doi.org/10.3390/biology8010013</w:t>
        </w:r>
      </w:hyperlink>
    </w:p>
    <w:p w14:paraId="3214A1D0" w14:textId="3D1F3C97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Paschos</w:t>
      </w:r>
      <w:proofErr w:type="spellEnd"/>
      <w:r w:rsidRPr="005C3DFF">
        <w:rPr>
          <w:color w:val="000000" w:themeColor="text1"/>
        </w:rPr>
        <w:t xml:space="preserve">, G.K., &amp; FitzGerald, G.A. (2010). Circadian clocks and vascular function. Circulation Research, 106(5), 833-841. </w:t>
      </w:r>
      <w:hyperlink r:id="rId14" w:tgtFrame="_blank" w:history="1">
        <w:r w:rsidRPr="005C3DFF">
          <w:rPr>
            <w:rStyle w:val="Hyperlink"/>
            <w:color w:val="000000" w:themeColor="text1"/>
          </w:rPr>
          <w:t>https://doi.org/10.1161/CIRCRESAHA.109.211706</w:t>
        </w:r>
      </w:hyperlink>
    </w:p>
    <w:p w14:paraId="5C907B35" w14:textId="1383AA0C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 xml:space="preserve">Hastings, M. H., et al. (2003). A clockwork web: circadian timing in brain and periphery. Nature Reviews Neuroscience, 4(8), 649–661. </w:t>
      </w:r>
      <w:hyperlink r:id="rId15" w:tgtFrame="_blank" w:history="1">
        <w:r w:rsidRPr="005C3DFF">
          <w:rPr>
            <w:rStyle w:val="Hyperlink"/>
            <w:color w:val="000000" w:themeColor="text1"/>
          </w:rPr>
          <w:t>https://doi.org/10.1038/nrn1177</w:t>
        </w:r>
      </w:hyperlink>
    </w:p>
    <w:p w14:paraId="2DD38782" w14:textId="1089DA2D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Nangle</w:t>
      </w:r>
      <w:proofErr w:type="spellEnd"/>
      <w:r w:rsidRPr="005C3DFF">
        <w:rPr>
          <w:color w:val="000000" w:themeColor="text1"/>
        </w:rPr>
        <w:t xml:space="preserve">, S. N., </w:t>
      </w:r>
      <w:proofErr w:type="spellStart"/>
      <w:r w:rsidRPr="005C3DFF">
        <w:rPr>
          <w:color w:val="000000" w:themeColor="text1"/>
        </w:rPr>
        <w:t>Rosensweig</w:t>
      </w:r>
      <w:proofErr w:type="spellEnd"/>
      <w:r w:rsidRPr="005C3DFF">
        <w:rPr>
          <w:color w:val="000000" w:themeColor="text1"/>
        </w:rPr>
        <w:t xml:space="preserve">, C., Koike, N., </w:t>
      </w:r>
      <w:proofErr w:type="spellStart"/>
      <w:r w:rsidRPr="005C3DFF">
        <w:rPr>
          <w:color w:val="000000" w:themeColor="text1"/>
        </w:rPr>
        <w:t>Tei</w:t>
      </w:r>
      <w:proofErr w:type="spellEnd"/>
      <w:r w:rsidRPr="005C3DFF">
        <w:rPr>
          <w:color w:val="000000" w:themeColor="text1"/>
        </w:rPr>
        <w:t xml:space="preserve">, H., Takahashi, J. S., Green, C. B., &amp; Zheng, N. (2014). Molecular assembly of the period-cryptochrome circadian transcriptional repressor complex. </w:t>
      </w:r>
      <w:proofErr w:type="spellStart"/>
      <w:r w:rsidRPr="005C3DFF">
        <w:rPr>
          <w:color w:val="000000" w:themeColor="text1"/>
        </w:rPr>
        <w:t>eLife</w:t>
      </w:r>
      <w:proofErr w:type="spellEnd"/>
      <w:r w:rsidRPr="005C3DFF">
        <w:rPr>
          <w:color w:val="000000" w:themeColor="text1"/>
        </w:rPr>
        <w:t xml:space="preserve">, 3, e03674. </w:t>
      </w:r>
      <w:hyperlink r:id="rId16" w:tgtFrame="_blank" w:history="1">
        <w:r w:rsidRPr="005C3DFF">
          <w:rPr>
            <w:rStyle w:val="Hyperlink"/>
            <w:color w:val="000000" w:themeColor="text1"/>
          </w:rPr>
          <w:t>https://doi.org/10.7554/eLife.03674</w:t>
        </w:r>
      </w:hyperlink>
    </w:p>
    <w:p w14:paraId="2702453E" w14:textId="13146596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proofErr w:type="spellStart"/>
      <w:r w:rsidRPr="005C3DFF">
        <w:rPr>
          <w:color w:val="000000" w:themeColor="text1"/>
        </w:rPr>
        <w:t>Heyde</w:t>
      </w:r>
      <w:proofErr w:type="spellEnd"/>
      <w:r w:rsidRPr="005C3DFF">
        <w:rPr>
          <w:color w:val="000000" w:themeColor="text1"/>
        </w:rPr>
        <w:t xml:space="preserve">, I., &amp; Oster, H. (2019). Differentiating external zeitgeber impact on peripheral circadian clock resetting. Scientific Reports, 9, 20114. </w:t>
      </w:r>
      <w:hyperlink r:id="rId17" w:tgtFrame="_blank" w:history="1">
        <w:r w:rsidRPr="005C3DFF">
          <w:rPr>
            <w:rStyle w:val="Hyperlink"/>
            <w:color w:val="000000" w:themeColor="text1"/>
          </w:rPr>
          <w:t>https://doi.org/10.1038/s41598-019-56323-z</w:t>
        </w:r>
      </w:hyperlink>
    </w:p>
    <w:p w14:paraId="4B9E657A" w14:textId="1F692E90" w:rsidR="00FC5C97" w:rsidRPr="005C3DFF" w:rsidRDefault="009F1FC7" w:rsidP="00E13649">
      <w:pPr>
        <w:pStyle w:val="references"/>
        <w:numPr>
          <w:ilvl w:val="0"/>
          <w:numId w:val="6"/>
        </w:numPr>
        <w:jc w:val="left"/>
        <w:divId w:val="1808039875"/>
        <w:rPr>
          <w:color w:val="000000" w:themeColor="text1"/>
        </w:rPr>
      </w:pPr>
      <w:r w:rsidRPr="005C3DFF">
        <w:rPr>
          <w:color w:val="000000" w:themeColor="text1"/>
        </w:rPr>
        <w:t xml:space="preserve">Wu, J., &amp; Zhao, Z. (2024). Acupuncture in circadian rhythm sleep–wake disorders and its potential neurochemical mechanisms. Frontiers in Neuroscience, 18, 1346635. </w:t>
      </w:r>
      <w:hyperlink r:id="rId18" w:tgtFrame="_blank" w:history="1">
        <w:r w:rsidRPr="005C3DFF">
          <w:rPr>
            <w:rStyle w:val="Hyperlink"/>
            <w:color w:val="000000" w:themeColor="text1"/>
          </w:rPr>
          <w:t>https://doi.org/10.3389/fnins.2024.1346635</w:t>
        </w:r>
      </w:hyperlink>
    </w:p>
    <w:p w14:paraId="16A7E73E" w14:textId="524B5703" w:rsidR="009F1FC7" w:rsidRDefault="009F1FC7" w:rsidP="009B1DDC">
      <w:pPr>
        <w:pStyle w:val="references"/>
        <w:jc w:val="left"/>
        <w:divId w:val="1808039875"/>
        <w:rPr>
          <w:color w:val="333333"/>
        </w:rPr>
      </w:pPr>
      <w:r>
        <w:rPr>
          <w:color w:val="333333"/>
        </w:rPr>
        <w:br/>
      </w:r>
    </w:p>
    <w:sectPr w:rsidR="009F1FC7" w:rsidSect="008822BB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91F70"/>
    <w:multiLevelType w:val="hybridMultilevel"/>
    <w:tmpl w:val="A43059AE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03F3359D"/>
    <w:multiLevelType w:val="multilevel"/>
    <w:tmpl w:val="1A3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63F7"/>
    <w:multiLevelType w:val="multilevel"/>
    <w:tmpl w:val="927C3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03FAB"/>
    <w:multiLevelType w:val="multilevel"/>
    <w:tmpl w:val="720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34440"/>
    <w:multiLevelType w:val="hybridMultilevel"/>
    <w:tmpl w:val="0B08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C5359"/>
    <w:multiLevelType w:val="multilevel"/>
    <w:tmpl w:val="9D8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D3DC7"/>
    <w:multiLevelType w:val="multilevel"/>
    <w:tmpl w:val="8AE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74F0F"/>
    <w:multiLevelType w:val="hybridMultilevel"/>
    <w:tmpl w:val="4EC6618C"/>
    <w:lvl w:ilvl="0" w:tplc="3FBC6BEA">
      <w:start w:val="5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97BC8"/>
    <w:multiLevelType w:val="multilevel"/>
    <w:tmpl w:val="E57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3563"/>
    <w:multiLevelType w:val="hybridMultilevel"/>
    <w:tmpl w:val="7B62FD76"/>
    <w:lvl w:ilvl="0" w:tplc="0D22544C">
      <w:start w:val="54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4"/>
  </w:num>
  <w:num w:numId="10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teve">
    <w15:presenceInfo w15:providerId="None" w15:userId="Steve"/>
  </w15:person>
  <w15:person w15:author="Steven Schram">
    <w15:presenceInfo w15:providerId="None" w15:userId="Steven Schra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doNotHyphenateCaps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E8B"/>
    <w:rsid w:val="00014F1A"/>
    <w:rsid w:val="00051D3A"/>
    <w:rsid w:val="000622FE"/>
    <w:rsid w:val="00074CEF"/>
    <w:rsid w:val="00084402"/>
    <w:rsid w:val="000935BE"/>
    <w:rsid w:val="00095EBD"/>
    <w:rsid w:val="000B14A4"/>
    <w:rsid w:val="000B256C"/>
    <w:rsid w:val="000B42CB"/>
    <w:rsid w:val="000E5F05"/>
    <w:rsid w:val="000F39C9"/>
    <w:rsid w:val="00106004"/>
    <w:rsid w:val="0012533D"/>
    <w:rsid w:val="00135B90"/>
    <w:rsid w:val="001527E5"/>
    <w:rsid w:val="001624F1"/>
    <w:rsid w:val="00183635"/>
    <w:rsid w:val="00184300"/>
    <w:rsid w:val="00193F74"/>
    <w:rsid w:val="001B28CB"/>
    <w:rsid w:val="001B363B"/>
    <w:rsid w:val="001D21A2"/>
    <w:rsid w:val="001E4B88"/>
    <w:rsid w:val="001E5E8B"/>
    <w:rsid w:val="001F0C7C"/>
    <w:rsid w:val="001F69F0"/>
    <w:rsid w:val="001F6CDD"/>
    <w:rsid w:val="00222476"/>
    <w:rsid w:val="002318CE"/>
    <w:rsid w:val="00241BBC"/>
    <w:rsid w:val="002472C7"/>
    <w:rsid w:val="00260A77"/>
    <w:rsid w:val="00281A59"/>
    <w:rsid w:val="00282421"/>
    <w:rsid w:val="002A23FF"/>
    <w:rsid w:val="002B2BF6"/>
    <w:rsid w:val="002C40C6"/>
    <w:rsid w:val="002C6BFD"/>
    <w:rsid w:val="002F6005"/>
    <w:rsid w:val="00305217"/>
    <w:rsid w:val="003055A1"/>
    <w:rsid w:val="00311EA4"/>
    <w:rsid w:val="00316D1F"/>
    <w:rsid w:val="00340901"/>
    <w:rsid w:val="00361613"/>
    <w:rsid w:val="003701DA"/>
    <w:rsid w:val="00372781"/>
    <w:rsid w:val="00382114"/>
    <w:rsid w:val="00396851"/>
    <w:rsid w:val="003A03B9"/>
    <w:rsid w:val="003A4179"/>
    <w:rsid w:val="003A4A25"/>
    <w:rsid w:val="003C2615"/>
    <w:rsid w:val="003D5D60"/>
    <w:rsid w:val="003D5D9D"/>
    <w:rsid w:val="003E15DF"/>
    <w:rsid w:val="003E5C13"/>
    <w:rsid w:val="00421133"/>
    <w:rsid w:val="004212FA"/>
    <w:rsid w:val="0043102C"/>
    <w:rsid w:val="00444A39"/>
    <w:rsid w:val="00451265"/>
    <w:rsid w:val="004534B9"/>
    <w:rsid w:val="0045612D"/>
    <w:rsid w:val="004567C9"/>
    <w:rsid w:val="004728D8"/>
    <w:rsid w:val="00481B35"/>
    <w:rsid w:val="004945D4"/>
    <w:rsid w:val="004953F6"/>
    <w:rsid w:val="004A0FD3"/>
    <w:rsid w:val="004C38B5"/>
    <w:rsid w:val="004D5A63"/>
    <w:rsid w:val="004E31CD"/>
    <w:rsid w:val="004F0BC6"/>
    <w:rsid w:val="004F1740"/>
    <w:rsid w:val="004F2AFF"/>
    <w:rsid w:val="0052056A"/>
    <w:rsid w:val="005301F7"/>
    <w:rsid w:val="00533157"/>
    <w:rsid w:val="00543B4A"/>
    <w:rsid w:val="00550043"/>
    <w:rsid w:val="00553AD1"/>
    <w:rsid w:val="00554F93"/>
    <w:rsid w:val="00556FE1"/>
    <w:rsid w:val="00563EC3"/>
    <w:rsid w:val="00586323"/>
    <w:rsid w:val="005B4059"/>
    <w:rsid w:val="005C0AAB"/>
    <w:rsid w:val="005C3DFF"/>
    <w:rsid w:val="005C6DA3"/>
    <w:rsid w:val="005F6226"/>
    <w:rsid w:val="005F74AD"/>
    <w:rsid w:val="006024C1"/>
    <w:rsid w:val="00621A20"/>
    <w:rsid w:val="00627488"/>
    <w:rsid w:val="00662B98"/>
    <w:rsid w:val="00667ADB"/>
    <w:rsid w:val="006839DA"/>
    <w:rsid w:val="006A0647"/>
    <w:rsid w:val="006B623D"/>
    <w:rsid w:val="006C31E6"/>
    <w:rsid w:val="006D5F29"/>
    <w:rsid w:val="006F1280"/>
    <w:rsid w:val="006F4972"/>
    <w:rsid w:val="006F6169"/>
    <w:rsid w:val="00702424"/>
    <w:rsid w:val="00723592"/>
    <w:rsid w:val="007260A8"/>
    <w:rsid w:val="00744642"/>
    <w:rsid w:val="007559D3"/>
    <w:rsid w:val="007679E5"/>
    <w:rsid w:val="00767A24"/>
    <w:rsid w:val="00780B67"/>
    <w:rsid w:val="007A3475"/>
    <w:rsid w:val="007B5C0D"/>
    <w:rsid w:val="007E147A"/>
    <w:rsid w:val="007E241D"/>
    <w:rsid w:val="00806549"/>
    <w:rsid w:val="00816119"/>
    <w:rsid w:val="00817D48"/>
    <w:rsid w:val="00831A78"/>
    <w:rsid w:val="00842D96"/>
    <w:rsid w:val="0087264F"/>
    <w:rsid w:val="008758D1"/>
    <w:rsid w:val="008822BB"/>
    <w:rsid w:val="008A344A"/>
    <w:rsid w:val="008A7552"/>
    <w:rsid w:val="008B526E"/>
    <w:rsid w:val="008B5B74"/>
    <w:rsid w:val="008D37B0"/>
    <w:rsid w:val="008F2C7B"/>
    <w:rsid w:val="00907626"/>
    <w:rsid w:val="009106AA"/>
    <w:rsid w:val="00935A09"/>
    <w:rsid w:val="00947D52"/>
    <w:rsid w:val="00953615"/>
    <w:rsid w:val="009638CC"/>
    <w:rsid w:val="0097562B"/>
    <w:rsid w:val="009935D5"/>
    <w:rsid w:val="009945EA"/>
    <w:rsid w:val="00996835"/>
    <w:rsid w:val="009B1DDC"/>
    <w:rsid w:val="009C05D3"/>
    <w:rsid w:val="009C4F19"/>
    <w:rsid w:val="009E1A9D"/>
    <w:rsid w:val="009F1FC7"/>
    <w:rsid w:val="00A30DD4"/>
    <w:rsid w:val="00A3432E"/>
    <w:rsid w:val="00A35993"/>
    <w:rsid w:val="00A41386"/>
    <w:rsid w:val="00A634E6"/>
    <w:rsid w:val="00A928E5"/>
    <w:rsid w:val="00A94971"/>
    <w:rsid w:val="00AB1B0D"/>
    <w:rsid w:val="00AB4B1D"/>
    <w:rsid w:val="00AE4918"/>
    <w:rsid w:val="00AF3653"/>
    <w:rsid w:val="00AF66A2"/>
    <w:rsid w:val="00B16DE3"/>
    <w:rsid w:val="00B25CE3"/>
    <w:rsid w:val="00B27759"/>
    <w:rsid w:val="00B40442"/>
    <w:rsid w:val="00B40EFD"/>
    <w:rsid w:val="00B429C6"/>
    <w:rsid w:val="00B6310E"/>
    <w:rsid w:val="00B76942"/>
    <w:rsid w:val="00B913B6"/>
    <w:rsid w:val="00BE0467"/>
    <w:rsid w:val="00BF00F9"/>
    <w:rsid w:val="00BF7083"/>
    <w:rsid w:val="00C4448A"/>
    <w:rsid w:val="00C538D2"/>
    <w:rsid w:val="00C65801"/>
    <w:rsid w:val="00C67014"/>
    <w:rsid w:val="00C67E9D"/>
    <w:rsid w:val="00C8196F"/>
    <w:rsid w:val="00CA6F55"/>
    <w:rsid w:val="00CB7A55"/>
    <w:rsid w:val="00CC51F4"/>
    <w:rsid w:val="00CD29C9"/>
    <w:rsid w:val="00CE2B3A"/>
    <w:rsid w:val="00CE35B0"/>
    <w:rsid w:val="00D00670"/>
    <w:rsid w:val="00D0346B"/>
    <w:rsid w:val="00D16685"/>
    <w:rsid w:val="00D215CF"/>
    <w:rsid w:val="00D34DD8"/>
    <w:rsid w:val="00D56D41"/>
    <w:rsid w:val="00D623EC"/>
    <w:rsid w:val="00D93B00"/>
    <w:rsid w:val="00D973EF"/>
    <w:rsid w:val="00DA1EB6"/>
    <w:rsid w:val="00DB1E1C"/>
    <w:rsid w:val="00DC1CA3"/>
    <w:rsid w:val="00DF5656"/>
    <w:rsid w:val="00E06118"/>
    <w:rsid w:val="00E078C4"/>
    <w:rsid w:val="00E118B4"/>
    <w:rsid w:val="00E13649"/>
    <w:rsid w:val="00E370E9"/>
    <w:rsid w:val="00E52BA9"/>
    <w:rsid w:val="00E57247"/>
    <w:rsid w:val="00E75183"/>
    <w:rsid w:val="00EA1699"/>
    <w:rsid w:val="00EB0B53"/>
    <w:rsid w:val="00EB0B55"/>
    <w:rsid w:val="00EB0D76"/>
    <w:rsid w:val="00EB1879"/>
    <w:rsid w:val="00EC10CE"/>
    <w:rsid w:val="00F003F0"/>
    <w:rsid w:val="00F21092"/>
    <w:rsid w:val="00F40879"/>
    <w:rsid w:val="00F64A94"/>
    <w:rsid w:val="00F654E9"/>
    <w:rsid w:val="00F92A69"/>
    <w:rsid w:val="00FA2DDA"/>
    <w:rsid w:val="00FC5C97"/>
    <w:rsid w:val="00FD13BA"/>
    <w:rsid w:val="00FD48AA"/>
    <w:rsid w:val="00FE387A"/>
    <w:rsid w:val="00FE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1FF4D"/>
  <w15:chartTrackingRefBased/>
  <w15:docId w15:val="{D8DC409E-4C12-4F8B-9708-77FB5433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100" w:beforeAutospacing="1" w:after="300"/>
      <w:jc w:val="center"/>
      <w:outlineLvl w:val="0"/>
    </w:pPr>
    <w:rPr>
      <w:b/>
      <w:bCs/>
      <w:color w:val="2C3E50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450" w:after="225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abstract">
    <w:name w:val="abstract"/>
    <w:basedOn w:val="Normal"/>
    <w:pPr>
      <w:pBdr>
        <w:left w:val="single" w:sz="24" w:space="15" w:color="2563EB"/>
      </w:pBdr>
      <w:shd w:val="clear" w:color="auto" w:fill="F8F9FA"/>
      <w:spacing w:before="100" w:beforeAutospacing="1" w:after="450"/>
    </w:pPr>
  </w:style>
  <w:style w:type="paragraph" w:customStyle="1" w:styleId="methods-screenshots">
    <w:name w:val="methods-screenshots"/>
    <w:basedOn w:val="Normal"/>
    <w:pPr>
      <w:spacing w:before="450" w:after="450"/>
      <w:jc w:val="center"/>
    </w:pPr>
  </w:style>
  <w:style w:type="paragraph" w:customStyle="1" w:styleId="organ-clock-table">
    <w:name w:val="organ-clock-table"/>
    <w:basedOn w:val="Normal"/>
    <w:pPr>
      <w:spacing w:before="75" w:after="75"/>
    </w:pPr>
    <w:rPr>
      <w:sz w:val="18"/>
      <w:szCs w:val="18"/>
    </w:rPr>
  </w:style>
  <w:style w:type="paragraph" w:customStyle="1" w:styleId="data-collected-table">
    <w:name w:val="data-collected-table"/>
    <w:basedOn w:val="Normal"/>
    <w:pPr>
      <w:spacing w:before="75" w:after="75"/>
    </w:pPr>
    <w:rPr>
      <w:sz w:val="18"/>
      <w:szCs w:val="18"/>
    </w:rPr>
  </w:style>
  <w:style w:type="paragraph" w:customStyle="1" w:styleId="paragraph">
    <w:name w:val="paragraph"/>
    <w:basedOn w:val="Normal"/>
    <w:pPr>
      <w:spacing w:before="100" w:beforeAutospacing="1" w:after="225"/>
      <w:jc w:val="both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newparagraph">
    <w:name w:val="newparagraph"/>
    <w:basedOn w:val="Normal"/>
    <w:pPr>
      <w:spacing w:before="100" w:beforeAutospacing="1" w:after="225"/>
      <w:jc w:val="both"/>
    </w:pPr>
  </w:style>
  <w:style w:type="paragraph" w:customStyle="1" w:styleId="keywords">
    <w:name w:val="keywords"/>
    <w:basedOn w:val="Normal"/>
    <w:pPr>
      <w:spacing w:before="100" w:beforeAutospacing="1" w:after="225"/>
      <w:jc w:val="both"/>
    </w:pPr>
  </w:style>
  <w:style w:type="paragraph" w:customStyle="1" w:styleId="figurecaption">
    <w:name w:val="figurecaption"/>
    <w:basedOn w:val="Normal"/>
    <w:pPr>
      <w:spacing w:before="100" w:beforeAutospacing="1" w:after="225"/>
      <w:jc w:val="both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acknowledgements">
    <w:name w:val="acknowledgements"/>
    <w:basedOn w:val="Normal"/>
    <w:pPr>
      <w:spacing w:before="100" w:beforeAutospacing="1" w:after="225"/>
      <w:jc w:val="both"/>
    </w:pPr>
  </w:style>
  <w:style w:type="paragraph" w:customStyle="1" w:styleId="references">
    <w:name w:val="references"/>
    <w:basedOn w:val="Normal"/>
    <w:pPr>
      <w:spacing w:before="100" w:beforeAutospacing="1" w:after="225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E136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1C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6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51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183"/>
    <w:rPr>
      <w:rFonts w:ascii="Segoe UI" w:eastAsiaTheme="minorEastAsia" w:hAnsi="Segoe UI" w:cs="Segoe UI"/>
      <w:sz w:val="18"/>
      <w:szCs w:val="18"/>
    </w:rPr>
  </w:style>
  <w:style w:type="character" w:customStyle="1" w:styleId="css-1jxf6841">
    <w:name w:val="css-1jxf6841"/>
    <w:basedOn w:val="DefaultParagraphFont"/>
    <w:rsid w:val="00BF7083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paragraph" w:styleId="NoSpacing">
    <w:name w:val="No Spacing"/>
    <w:uiPriority w:val="1"/>
    <w:qFormat/>
    <w:rsid w:val="009B1DD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03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i.org/10.3390/biology8010013" TargetMode="External"/><Relationship Id="rId18" Type="http://schemas.openxmlformats.org/officeDocument/2006/relationships/hyperlink" Target="https://doi.org/10.3389/fnins.2024.1346635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doi.org/10.1371/journal.pbio.3001567" TargetMode="External"/><Relationship Id="rId17" Type="http://schemas.openxmlformats.org/officeDocument/2006/relationships/hyperlink" Target="https://doi.org/10.1038/s41598-019-56323-z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7554/eLife.03674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cupuncturetoday.com/article/27861-time-travel-contemporary-applications-for-jet-lag-from-ancient-principl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38/nrn1177" TargetMode="External"/><Relationship Id="rId10" Type="http://schemas.openxmlformats.org/officeDocument/2006/relationships/hyperlink" Target="https://doi.org/10.1016/S0140-6736(07)60529-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i.org/10.1161/CIRCRESAHA.109.2117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14128-DDEF-448B-88D0-633B545E0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JetLagPro Research Paper</vt:lpstr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JetLagPro Research Paper</dc:title>
  <dc:subject/>
  <dc:creator>Steve</dc:creator>
  <cp:keywords/>
  <dc:description/>
  <cp:lastModifiedBy>Steven Schram</cp:lastModifiedBy>
  <cp:revision>44</cp:revision>
  <cp:lastPrinted>2026-02-09T15:27:00Z</cp:lastPrinted>
  <dcterms:created xsi:type="dcterms:W3CDTF">2026-06-15T20:41:00Z</dcterms:created>
  <dcterms:modified xsi:type="dcterms:W3CDTF">2026-06-15T22:59:00Z</dcterms:modified>
</cp:coreProperties>
</file>